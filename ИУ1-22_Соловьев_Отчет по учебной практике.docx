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A9C" w:rsidRDefault="00A1711F">
      <w:pPr>
        <w:spacing w:before="182" w:line="24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ситет)» (МГТУ им. Н.Э. Баумана) </w:t>
      </w: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-85724</wp:posOffset>
            </wp:positionH>
            <wp:positionV relativeFrom="paragraph">
              <wp:posOffset>114300</wp:posOffset>
            </wp:positionV>
            <wp:extent cx="1023620" cy="1359535"/>
            <wp:effectExtent l="0" t="0" r="0" b="0"/>
            <wp:wrapSquare wrapText="bothSides" distT="114300" distB="114300" distL="114300" distR="1143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26416" t="30789" r="65891" b="49319"/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1359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46A9C" w:rsidRDefault="00A1711F">
      <w:pPr>
        <w:spacing w:before="182" w:line="240" w:lineRule="auto"/>
        <w:ind w:right="7"/>
      </w:pPr>
      <w:r>
        <w:rPr>
          <w:noProof/>
          <w:lang w:val="ru-RU"/>
        </w:rPr>
        <mc:AlternateContent>
          <mc:Choice Requires="wps">
            <w:drawing>
              <wp:inline distT="0" distB="0" distL="114300" distR="114300">
                <wp:extent cx="12700" cy="19685"/>
                <wp:effectExtent l="0" t="0" r="0" b="0"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5640" y="377046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6A9C" w:rsidRDefault="00346A9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" o:spid="_x0000_s1026" style="width:1pt;height: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" fillcolor="#a0a0a0" stroked="f">
                <v:textbox inset="2.53958mm,2.53958mm,2.53958mm,2.53958mm">
                  <w:txbxContent>
                    <w:p w:rsidR="00346A9C" w:rsidRDefault="00346A9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346A9C" w:rsidRPr="00403B44" w:rsidRDefault="00A1711F" w:rsidP="00403B44">
      <w:pPr>
        <w:rPr>
          <w:color w:val="660099"/>
          <w:shd w:val="clear" w:color="auto" w:fill="FFFFFF"/>
        </w:rPr>
      </w:pPr>
      <w:r w:rsidRPr="00403B44">
        <w:rPr>
          <w:rFonts w:ascii="Gungsuh" w:eastAsia="Gungsuh" w:hAnsi="Gungsuh" w:cs="Gungsuh"/>
          <w:sz w:val="28"/>
          <w:szCs w:val="28"/>
        </w:rPr>
        <w:t xml:space="preserve">ФАКУЛЬТЕТ   </w:t>
      </w:r>
      <w:proofErr w:type="gramStart"/>
      <w:r w:rsidRPr="00403B44">
        <w:rPr>
          <w:rFonts w:ascii="Gungsuh" w:eastAsia="Gungsuh" w:hAnsi="Gungsuh" w:cs="Gungsuh"/>
          <w:sz w:val="28"/>
          <w:szCs w:val="28"/>
        </w:rPr>
        <w:t xml:space="preserve">   </w:t>
      </w:r>
      <w:r w:rsidR="00403B44" w:rsidRPr="00403B44">
        <w:rPr>
          <w:rFonts w:ascii="Times New Roman" w:hAnsi="Times New Roman" w:cs="Times New Roman"/>
          <w:color w:val="000000"/>
          <w:sz w:val="28"/>
          <w:szCs w:val="28"/>
        </w:rPr>
        <w:t>«</w:t>
      </w:r>
      <w:proofErr w:type="gramEnd"/>
      <w:r w:rsidRPr="00403B44">
        <w:rPr>
          <w:rFonts w:ascii="Times New Roman" w:eastAsia="Gungsuh" w:hAnsi="Times New Roman" w:cs="Times New Roman"/>
          <w:sz w:val="28"/>
          <w:szCs w:val="28"/>
        </w:rPr>
        <w:t>Информатика</w:t>
      </w:r>
      <w:r w:rsidRPr="00403B44">
        <w:rPr>
          <w:rFonts w:ascii="Gungsuh" w:eastAsia="Gungsuh" w:hAnsi="Gungsuh" w:cs="Gungsuh"/>
          <w:sz w:val="28"/>
          <w:szCs w:val="28"/>
        </w:rPr>
        <w:t xml:space="preserve"> </w:t>
      </w:r>
      <w:r w:rsidRPr="00403B44">
        <w:rPr>
          <w:rFonts w:ascii="Times New Roman" w:eastAsia="Gungsuh" w:hAnsi="Times New Roman" w:cs="Times New Roman"/>
          <w:sz w:val="28"/>
          <w:szCs w:val="28"/>
        </w:rPr>
        <w:t>и</w:t>
      </w:r>
      <w:r w:rsidRPr="00403B44">
        <w:rPr>
          <w:rFonts w:ascii="Gungsuh" w:eastAsia="Gungsuh" w:hAnsi="Gungsuh" w:cs="Gungsuh"/>
          <w:sz w:val="28"/>
          <w:szCs w:val="28"/>
        </w:rPr>
        <w:t xml:space="preserve"> </w:t>
      </w:r>
      <w:r w:rsidRPr="00403B44">
        <w:rPr>
          <w:rFonts w:ascii="Times New Roman" w:eastAsia="Gungsuh" w:hAnsi="Times New Roman" w:cs="Times New Roman"/>
          <w:sz w:val="28"/>
          <w:szCs w:val="28"/>
        </w:rPr>
        <w:t>сист</w:t>
      </w:r>
      <w:r w:rsidR="00403B44">
        <w:rPr>
          <w:rFonts w:ascii="Gungsuh" w:eastAsia="Gungsuh" w:hAnsi="Gungsuh" w:cs="Gungsuh"/>
          <w:sz w:val="28"/>
          <w:szCs w:val="28"/>
        </w:rPr>
        <w:t>емы управления</w:t>
      </w:r>
      <w:r w:rsidR="00403B44" w:rsidRPr="00403B44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403B44">
        <w:rPr>
          <w:rFonts w:ascii="Times New Roman" w:hAnsi="Times New Roman" w:cs="Times New Roman"/>
          <w:color w:val="3C4043"/>
          <w:sz w:val="28"/>
          <w:szCs w:val="28"/>
          <w:shd w:val="clear" w:color="auto" w:fill="FFFFFF"/>
        </w:rPr>
        <w:t xml:space="preserve"> </w:t>
      </w:r>
      <w:r w:rsidR="00403B44" w:rsidRPr="00403B44">
        <w:rPr>
          <w:rFonts w:ascii="Gungsuh" w:eastAsia="Gungsuh" w:hAnsi="Gungsuh" w:cs="Gungsuh"/>
          <w:sz w:val="28"/>
          <w:szCs w:val="28"/>
        </w:rPr>
        <w:t>(ИУ)</w:t>
      </w:r>
    </w:p>
    <w:p w:rsidR="00346A9C" w:rsidRDefault="00403B44">
      <w:pPr>
        <w:spacing w:before="182" w:line="240" w:lineRule="auto"/>
        <w:ind w:right="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 xml:space="preserve">КАФЕДРА        </w:t>
      </w:r>
      <w:proofErr w:type="gramStart"/>
      <w:r>
        <w:rPr>
          <w:rFonts w:ascii="Gungsuh" w:eastAsia="Gungsuh" w:hAnsi="Gungsuh" w:cs="Gungsuh"/>
          <w:sz w:val="28"/>
          <w:szCs w:val="28"/>
        </w:rPr>
        <w:t xml:space="preserve">   </w:t>
      </w:r>
      <w:r w:rsidRPr="00403B44">
        <w:rPr>
          <w:rFonts w:ascii="Times New Roman" w:hAnsi="Times New Roman" w:cs="Times New Roman"/>
          <w:color w:val="000000"/>
          <w:sz w:val="28"/>
          <w:szCs w:val="28"/>
        </w:rPr>
        <w:t>«</w:t>
      </w:r>
      <w:proofErr w:type="gramEnd"/>
      <w:r w:rsidR="00A1711F">
        <w:rPr>
          <w:rFonts w:ascii="Gungsuh" w:eastAsia="Gungsuh" w:hAnsi="Gungsuh" w:cs="Gungsuh"/>
          <w:sz w:val="28"/>
          <w:szCs w:val="28"/>
        </w:rPr>
        <w:t>Сис</w:t>
      </w:r>
      <w:r>
        <w:rPr>
          <w:rFonts w:ascii="Gungsuh" w:eastAsia="Gungsuh" w:hAnsi="Gungsuh" w:cs="Gungsuh"/>
          <w:sz w:val="28"/>
          <w:szCs w:val="28"/>
        </w:rPr>
        <w:t>темы Автоматического Управления</w:t>
      </w:r>
      <w:r w:rsidRPr="00403B44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Gungsuh" w:eastAsia="Gungsuh" w:hAnsi="Gungsuh" w:cs="Gungsuh"/>
          <w:sz w:val="28"/>
          <w:szCs w:val="28"/>
        </w:rPr>
        <w:t xml:space="preserve"> </w:t>
      </w:r>
      <w:r w:rsidR="00A1711F">
        <w:rPr>
          <w:rFonts w:ascii="Gungsuh" w:eastAsia="Gungsuh" w:hAnsi="Gungsuh" w:cs="Gungsuh"/>
          <w:sz w:val="28"/>
          <w:szCs w:val="28"/>
        </w:rPr>
        <w:t>(ИУ1)</w:t>
      </w:r>
    </w:p>
    <w:p w:rsidR="00346A9C" w:rsidRDefault="00346A9C">
      <w:pPr>
        <w:spacing w:before="182" w:line="240" w:lineRule="auto"/>
        <w:ind w:right="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46A9C" w:rsidRDefault="00A1711F">
      <w:pPr>
        <w:spacing w:before="182" w:line="240" w:lineRule="auto"/>
        <w:ind w:right="7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ОТЧЕТ ПО УЧЕБНОЙ ПРАКТИКЕ</w:t>
      </w:r>
    </w:p>
    <w:p w:rsidR="00346A9C" w:rsidRDefault="00346A9C">
      <w:pPr>
        <w:spacing w:before="182" w:line="240" w:lineRule="auto"/>
        <w:ind w:right="7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346A9C" w:rsidRDefault="00A1711F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практики: учебная</w:t>
      </w:r>
    </w:p>
    <w:p w:rsidR="00346A9C" w:rsidRDefault="00A1711F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Название предприятия: НУК ИУ МГТУ им. </w:t>
      </w:r>
      <w:r>
        <w:rPr>
          <w:rFonts w:ascii="Times New Roman" w:eastAsia="Times New Roman" w:hAnsi="Times New Roman" w:cs="Times New Roman"/>
          <w:sz w:val="28"/>
          <w:szCs w:val="28"/>
        </w:rPr>
        <w:t>Н.Э.</w:t>
      </w:r>
      <w:r w:rsidR="00403B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Баумана</w:t>
      </w:r>
    </w:p>
    <w:p w:rsidR="00346A9C" w:rsidRDefault="00346A9C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46A9C" w:rsidRDefault="00346A9C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46A9C" w:rsidRDefault="00A1711F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</w:t>
      </w:r>
    </w:p>
    <w:p w:rsidR="00403B44" w:rsidRDefault="00403B44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Соловьев Михаил Антонович, группа ИУ1-22 (1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курс)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A171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End"/>
      <w:r w:rsidR="00A1711F">
        <w:rPr>
          <w:rFonts w:ascii="Times New Roman" w:eastAsia="Times New Roman" w:hAnsi="Times New Roman" w:cs="Times New Roman"/>
          <w:sz w:val="28"/>
          <w:szCs w:val="28"/>
        </w:rPr>
        <w:t xml:space="preserve"> __________________</w:t>
      </w:r>
    </w:p>
    <w:p w:rsidR="00346A9C" w:rsidRDefault="00A1711F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</w:t>
      </w:r>
      <w:r w:rsidR="00403B4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(подпись, дата)</w:t>
      </w:r>
    </w:p>
    <w:p w:rsidR="00346A9C" w:rsidRDefault="00A1711F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от кафедры:</w:t>
      </w:r>
    </w:p>
    <w:p w:rsidR="00346A9C" w:rsidRDefault="00A1711F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</w:t>
      </w:r>
      <w:r w:rsidR="00403B44">
        <w:rPr>
          <w:rFonts w:ascii="Times New Roman" w:eastAsia="Times New Roman" w:hAnsi="Times New Roman" w:cs="Times New Roman"/>
          <w:sz w:val="28"/>
          <w:szCs w:val="28"/>
        </w:rPr>
        <w:t xml:space="preserve">рший преподаватель кафедры ИУ7 Рогозин               </w:t>
      </w:r>
      <w:r w:rsidR="00403B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03B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___________________   </w:t>
      </w:r>
    </w:p>
    <w:p w:rsidR="00346A9C" w:rsidRDefault="00A1711F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Николай Олегович                                        </w:t>
      </w:r>
      <w:r w:rsidR="00403B4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</w:t>
      </w:r>
      <w:proofErr w:type="gramStart"/>
      <w:r w:rsidR="00403B44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подпись, дата)</w:t>
      </w:r>
    </w:p>
    <w:p w:rsidR="00346A9C" w:rsidRDefault="00346A9C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46A9C" w:rsidRDefault="00346A9C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46A9C" w:rsidRDefault="00A1711F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Оценка: ____________</w:t>
      </w:r>
    </w:p>
    <w:p w:rsidR="00346A9C" w:rsidRDefault="00346A9C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46A9C" w:rsidRDefault="00346A9C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46A9C" w:rsidRDefault="00346A9C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03B44" w:rsidRDefault="00403B44">
      <w:pPr>
        <w:spacing w:before="182" w:line="24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03B44" w:rsidRDefault="00403B44">
      <w:pPr>
        <w:spacing w:before="182" w:line="24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6A9C" w:rsidRDefault="00131E71">
      <w:pPr>
        <w:spacing w:before="182" w:line="24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05D060C9" wp14:editId="261DB3D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023620" cy="1359535"/>
            <wp:effectExtent l="0" t="0" r="508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26416" t="30789" r="65891" b="49319"/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1359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1711F"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</w:t>
      </w:r>
      <w:r w:rsidR="00A1711F">
        <w:rPr>
          <w:rFonts w:ascii="Times New Roman" w:eastAsia="Times New Roman" w:hAnsi="Times New Roman" w:cs="Times New Roman"/>
          <w:b/>
          <w:sz w:val="28"/>
          <w:szCs w:val="28"/>
        </w:rPr>
        <w:t xml:space="preserve">ситет)» (МГТУ им. Н.Э. Баумана) </w:t>
      </w:r>
    </w:p>
    <w:p w:rsidR="00346A9C" w:rsidRDefault="00A1711F">
      <w:pPr>
        <w:spacing w:before="182" w:line="240" w:lineRule="auto"/>
        <w:ind w:right="7"/>
      </w:pPr>
      <w:r>
        <w:rPr>
          <w:noProof/>
          <w:lang w:val="ru-RU"/>
        </w:rPr>
        <mc:AlternateContent>
          <mc:Choice Requires="wps">
            <w:drawing>
              <wp:inline distT="0" distB="0" distL="114300" distR="114300">
                <wp:extent cx="12700" cy="19685"/>
                <wp:effectExtent l="0" t="0" r="0" b="0"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5640" y="377046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6A9C" w:rsidRDefault="00346A9C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" o:spid="_x0000_s1027" style="width:1pt;height: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" fillcolor="#a0a0a0" stroked="f">
                <v:textbox inset="2.53958mm,2.53958mm,2.53958mm,2.53958mm">
                  <w:txbxContent>
                    <w:p w:rsidR="00346A9C" w:rsidRDefault="00346A9C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346A9C" w:rsidRPr="00131E71" w:rsidRDefault="00403B44">
      <w:pPr>
        <w:spacing w:before="182" w:line="240" w:lineRule="auto"/>
        <w:ind w:right="7"/>
        <w:rPr>
          <w:rFonts w:ascii="Times New Roman" w:eastAsia="Times New Roman" w:hAnsi="Times New Roman" w:cs="Times New Roman"/>
          <w:sz w:val="28"/>
          <w:szCs w:val="28"/>
        </w:rPr>
      </w:pPr>
      <w:r w:rsidRPr="00131E71">
        <w:rPr>
          <w:rFonts w:ascii="Times New Roman" w:eastAsia="Gungsuh" w:hAnsi="Times New Roman" w:cs="Times New Roman"/>
          <w:sz w:val="28"/>
          <w:szCs w:val="28"/>
        </w:rPr>
        <w:t xml:space="preserve">ФАКУЛЬТЕТ   </w:t>
      </w:r>
      <w:proofErr w:type="gramStart"/>
      <w:r w:rsidRPr="00131E71">
        <w:rPr>
          <w:rFonts w:ascii="Times New Roman" w:eastAsia="Gungsuh" w:hAnsi="Times New Roman" w:cs="Times New Roman"/>
          <w:sz w:val="28"/>
          <w:szCs w:val="28"/>
        </w:rPr>
        <w:t xml:space="preserve"> </w:t>
      </w:r>
      <w:r w:rsidR="00131E71" w:rsidRPr="00131E71">
        <w:rPr>
          <w:rFonts w:ascii="Times New Roman" w:eastAsia="Gungsuh" w:hAnsi="Times New Roman" w:cs="Times New Roman"/>
          <w:sz w:val="28"/>
          <w:szCs w:val="28"/>
          <w:lang w:val="ru-RU"/>
        </w:rPr>
        <w:t xml:space="preserve"> </w:t>
      </w:r>
      <w:r w:rsidRPr="00131E71">
        <w:rPr>
          <w:rFonts w:ascii="Times New Roman" w:eastAsia="Gungsuh" w:hAnsi="Times New Roman" w:cs="Times New Roman"/>
          <w:sz w:val="28"/>
          <w:szCs w:val="28"/>
        </w:rPr>
        <w:t xml:space="preserve"> </w:t>
      </w:r>
      <w:r w:rsidRPr="00131E71">
        <w:rPr>
          <w:rFonts w:ascii="Times New Roman" w:hAnsi="Times New Roman" w:cs="Times New Roman"/>
          <w:color w:val="000000"/>
          <w:sz w:val="28"/>
          <w:szCs w:val="28"/>
        </w:rPr>
        <w:t>«</w:t>
      </w:r>
      <w:proofErr w:type="gramEnd"/>
      <w:r w:rsidR="00A1711F" w:rsidRPr="00131E71">
        <w:rPr>
          <w:rFonts w:ascii="Times New Roman" w:eastAsia="Gungsuh" w:hAnsi="Times New Roman" w:cs="Times New Roman"/>
          <w:sz w:val="28"/>
          <w:szCs w:val="28"/>
        </w:rPr>
        <w:t>Ин</w:t>
      </w:r>
      <w:r w:rsidRPr="00131E71">
        <w:rPr>
          <w:rFonts w:ascii="Times New Roman" w:eastAsia="Gungsuh" w:hAnsi="Times New Roman" w:cs="Times New Roman"/>
          <w:sz w:val="28"/>
          <w:szCs w:val="28"/>
        </w:rPr>
        <w:t>форматика и системы управления</w:t>
      </w:r>
      <w:r w:rsidRPr="00131E71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A1711F" w:rsidRPr="00131E71">
        <w:rPr>
          <w:rFonts w:ascii="Times New Roman" w:eastAsia="Gungsuh" w:hAnsi="Times New Roman" w:cs="Times New Roman"/>
          <w:sz w:val="28"/>
          <w:szCs w:val="28"/>
        </w:rPr>
        <w:t xml:space="preserve">  (ИУ)</w:t>
      </w:r>
    </w:p>
    <w:p w:rsidR="00346A9C" w:rsidRPr="00131E71" w:rsidRDefault="00403B44">
      <w:pPr>
        <w:spacing w:before="182" w:line="240" w:lineRule="auto"/>
        <w:ind w:right="7"/>
        <w:rPr>
          <w:rFonts w:ascii="Times New Roman" w:eastAsia="Times New Roman" w:hAnsi="Times New Roman" w:cs="Times New Roman"/>
          <w:sz w:val="28"/>
          <w:szCs w:val="28"/>
        </w:rPr>
      </w:pPr>
      <w:r w:rsidRPr="00131E71">
        <w:rPr>
          <w:rFonts w:ascii="Times New Roman" w:eastAsia="Gungsuh" w:hAnsi="Times New Roman" w:cs="Times New Roman"/>
          <w:sz w:val="28"/>
          <w:szCs w:val="28"/>
        </w:rPr>
        <w:t xml:space="preserve">КАФЕДРА        </w:t>
      </w:r>
      <w:proofErr w:type="gramStart"/>
      <w:r w:rsidRPr="00131E71">
        <w:rPr>
          <w:rFonts w:ascii="Times New Roman" w:eastAsia="Gungsuh" w:hAnsi="Times New Roman" w:cs="Times New Roman"/>
          <w:sz w:val="28"/>
          <w:szCs w:val="28"/>
        </w:rPr>
        <w:t xml:space="preserve">  </w:t>
      </w:r>
      <w:r w:rsidR="00131E71" w:rsidRPr="00131E71">
        <w:rPr>
          <w:rFonts w:ascii="Times New Roman" w:eastAsia="Gungsuh" w:hAnsi="Times New Roman" w:cs="Times New Roman"/>
          <w:sz w:val="28"/>
          <w:szCs w:val="28"/>
          <w:lang w:val="ru-RU"/>
        </w:rPr>
        <w:t xml:space="preserve"> </w:t>
      </w:r>
      <w:r w:rsidRPr="00131E71">
        <w:rPr>
          <w:rFonts w:ascii="Times New Roman" w:hAnsi="Times New Roman" w:cs="Times New Roman"/>
          <w:color w:val="000000"/>
          <w:sz w:val="28"/>
          <w:szCs w:val="28"/>
        </w:rPr>
        <w:t>«</w:t>
      </w:r>
      <w:proofErr w:type="gramEnd"/>
      <w:r w:rsidR="00A1711F" w:rsidRPr="00131E71">
        <w:rPr>
          <w:rFonts w:ascii="Times New Roman" w:eastAsia="Gungsuh" w:hAnsi="Times New Roman" w:cs="Times New Roman"/>
          <w:sz w:val="28"/>
          <w:szCs w:val="28"/>
        </w:rPr>
        <w:t>Сис</w:t>
      </w:r>
      <w:r w:rsidRPr="00131E71">
        <w:rPr>
          <w:rFonts w:ascii="Times New Roman" w:eastAsia="Gungsuh" w:hAnsi="Times New Roman" w:cs="Times New Roman"/>
          <w:sz w:val="28"/>
          <w:szCs w:val="28"/>
        </w:rPr>
        <w:t>темы Автоматического Управления</w:t>
      </w:r>
      <w:r w:rsidRPr="00131E71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A1711F" w:rsidRPr="00131E71">
        <w:rPr>
          <w:rFonts w:ascii="Times New Roman" w:eastAsia="Gungsuh" w:hAnsi="Times New Roman" w:cs="Times New Roman"/>
          <w:sz w:val="28"/>
          <w:szCs w:val="28"/>
        </w:rPr>
        <w:t xml:space="preserve">  (ИУ1)</w:t>
      </w:r>
    </w:p>
    <w:p w:rsidR="00346A9C" w:rsidRPr="00131E71" w:rsidRDefault="00346A9C">
      <w:pPr>
        <w:spacing w:before="182" w:line="240" w:lineRule="auto"/>
        <w:ind w:right="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46A9C" w:rsidRPr="00131E71" w:rsidRDefault="00A1711F">
      <w:pPr>
        <w:spacing w:before="182" w:line="240" w:lineRule="auto"/>
        <w:ind w:right="7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131E7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ИНДИВИДУАЛЬНОЕ ЗАДАНИЕ НА ПРАКТИКУ</w:t>
      </w:r>
    </w:p>
    <w:p w:rsidR="00346A9C" w:rsidRPr="00131E71" w:rsidRDefault="00A1711F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1E71">
        <w:rPr>
          <w:rFonts w:ascii="Times New Roman" w:eastAsia="Times New Roman" w:hAnsi="Times New Roman" w:cs="Times New Roman"/>
          <w:sz w:val="28"/>
          <w:szCs w:val="28"/>
        </w:rPr>
        <w:t>Тип практики: учебная</w:t>
      </w:r>
    </w:p>
    <w:p w:rsidR="00346A9C" w:rsidRPr="00131E71" w:rsidRDefault="00A1711F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1E71">
        <w:rPr>
          <w:rFonts w:ascii="Times New Roman" w:eastAsia="Times New Roman" w:hAnsi="Times New Roman" w:cs="Times New Roman"/>
          <w:sz w:val="28"/>
          <w:szCs w:val="28"/>
        </w:rPr>
        <w:t>Название предприятия: НУК ИУ МГТУ им. Н.Э.</w:t>
      </w:r>
      <w:r w:rsidR="00131E71" w:rsidRPr="00131E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131E71">
        <w:rPr>
          <w:rFonts w:ascii="Times New Roman" w:eastAsia="Times New Roman" w:hAnsi="Times New Roman" w:cs="Times New Roman"/>
          <w:sz w:val="28"/>
          <w:szCs w:val="28"/>
        </w:rPr>
        <w:t>Баумана</w:t>
      </w:r>
    </w:p>
    <w:p w:rsidR="00346A9C" w:rsidRPr="00131E71" w:rsidRDefault="00A1711F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1E71">
        <w:rPr>
          <w:rFonts w:ascii="Times New Roman" w:eastAsia="Times New Roman" w:hAnsi="Times New Roman" w:cs="Times New Roman"/>
          <w:sz w:val="28"/>
          <w:szCs w:val="28"/>
        </w:rPr>
        <w:t>Сроки практики: с Место для ввода даты. по Место для ввода даты</w:t>
      </w:r>
    </w:p>
    <w:p w:rsidR="00346A9C" w:rsidRPr="00131E71" w:rsidRDefault="00A1711F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1E71">
        <w:rPr>
          <w:rFonts w:ascii="Times New Roman" w:eastAsia="Times New Roman" w:hAnsi="Times New Roman" w:cs="Times New Roman"/>
          <w:sz w:val="28"/>
          <w:szCs w:val="28"/>
        </w:rPr>
        <w:t xml:space="preserve">Специальность / направление: </w:t>
      </w:r>
      <w:r w:rsidR="00131E71" w:rsidRPr="00131E71">
        <w:rPr>
          <w:rFonts w:ascii="Times New Roman" w:eastAsia="Gungsuh" w:hAnsi="Times New Roman" w:cs="Times New Roman"/>
          <w:sz w:val="28"/>
          <w:szCs w:val="28"/>
          <w:lang w:val="ru-RU"/>
        </w:rPr>
        <w:t>Системы управления летательными аппаратами</w:t>
      </w:r>
    </w:p>
    <w:p w:rsidR="00346A9C" w:rsidRPr="00131E71" w:rsidRDefault="00131E71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1E71">
        <w:rPr>
          <w:rFonts w:ascii="Times New Roman" w:eastAsia="Gungsuh" w:hAnsi="Times New Roman" w:cs="Times New Roman"/>
          <w:sz w:val="28"/>
          <w:szCs w:val="28"/>
        </w:rPr>
        <w:t xml:space="preserve">Специальность / профиль: </w:t>
      </w:r>
      <w:r w:rsidRPr="00131E71">
        <w:rPr>
          <w:rFonts w:ascii="Times New Roman" w:eastAsia="Gungsuh" w:hAnsi="Times New Roman" w:cs="Times New Roman"/>
          <w:sz w:val="28"/>
          <w:szCs w:val="28"/>
          <w:lang w:val="ru-RU"/>
        </w:rPr>
        <w:t>24</w:t>
      </w:r>
      <w:r w:rsidRPr="00131E71">
        <w:rPr>
          <w:rFonts w:ascii="Times New Roman" w:eastAsia="Gungsuh" w:hAnsi="Times New Roman" w:cs="Times New Roman"/>
          <w:sz w:val="28"/>
          <w:szCs w:val="28"/>
        </w:rPr>
        <w:t>.</w:t>
      </w:r>
      <w:r w:rsidRPr="00131E71">
        <w:rPr>
          <w:rFonts w:ascii="Times New Roman" w:eastAsia="Gungsuh" w:hAnsi="Times New Roman" w:cs="Times New Roman"/>
          <w:sz w:val="28"/>
          <w:szCs w:val="28"/>
          <w:lang w:val="ru-RU"/>
        </w:rPr>
        <w:t>05</w:t>
      </w:r>
      <w:r w:rsidRPr="00131E71">
        <w:rPr>
          <w:rFonts w:ascii="Times New Roman" w:eastAsia="Gungsuh" w:hAnsi="Times New Roman" w:cs="Times New Roman"/>
          <w:sz w:val="28"/>
          <w:szCs w:val="28"/>
        </w:rPr>
        <w:t>.</w:t>
      </w:r>
      <w:r w:rsidRPr="00131E71">
        <w:rPr>
          <w:rFonts w:ascii="Times New Roman" w:eastAsia="Gungsuh" w:hAnsi="Times New Roman" w:cs="Times New Roman"/>
          <w:sz w:val="28"/>
          <w:szCs w:val="28"/>
          <w:lang w:val="ru-RU"/>
        </w:rPr>
        <w:t>06</w:t>
      </w:r>
      <w:r w:rsidRPr="00131E71">
        <w:rPr>
          <w:rFonts w:ascii="Times New Roman" w:eastAsia="Gungsuh" w:hAnsi="Times New Roman" w:cs="Times New Roman"/>
          <w:sz w:val="28"/>
          <w:szCs w:val="28"/>
        </w:rPr>
        <w:t xml:space="preserve"> </w:t>
      </w:r>
      <w:r w:rsidRPr="00131E71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131E71">
        <w:rPr>
          <w:rFonts w:ascii="Times New Roman" w:eastAsia="Gungsuh" w:hAnsi="Times New Roman" w:cs="Times New Roman"/>
          <w:sz w:val="28"/>
          <w:szCs w:val="28"/>
          <w:lang w:val="ru-RU"/>
        </w:rPr>
        <w:t>Системы управления летательными аппаратами</w:t>
      </w:r>
      <w:r w:rsidRPr="00131E71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346A9C" w:rsidRPr="00131E71" w:rsidRDefault="00346A9C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31E71" w:rsidRDefault="00A1711F">
      <w:pPr>
        <w:spacing w:before="182" w:line="240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1E71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</w:p>
    <w:p w:rsidR="00346A9C" w:rsidRPr="00131E71" w:rsidRDefault="00A1711F" w:rsidP="005B747C">
      <w:pPr>
        <w:spacing w:before="182" w:line="240" w:lineRule="auto"/>
        <w:ind w:right="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1E71">
        <w:rPr>
          <w:rFonts w:ascii="Times New Roman" w:eastAsia="Times New Roman" w:hAnsi="Times New Roman" w:cs="Times New Roman"/>
          <w:sz w:val="28"/>
          <w:szCs w:val="28"/>
        </w:rPr>
        <w:t>За время прохождения практики студенту надлежи</w:t>
      </w:r>
      <w:r w:rsidR="005B747C">
        <w:rPr>
          <w:rFonts w:ascii="Times New Roman" w:eastAsia="Times New Roman" w:hAnsi="Times New Roman" w:cs="Times New Roman"/>
          <w:sz w:val="28"/>
          <w:szCs w:val="28"/>
        </w:rPr>
        <w:t xml:space="preserve">т согласно </w:t>
      </w:r>
      <w:proofErr w:type="spellStart"/>
      <w:r w:rsidR="005B747C">
        <w:rPr>
          <w:rFonts w:ascii="Times New Roman" w:eastAsia="Times New Roman" w:hAnsi="Times New Roman" w:cs="Times New Roman"/>
          <w:sz w:val="28"/>
          <w:szCs w:val="28"/>
        </w:rPr>
        <w:t>прог</w:t>
      </w:r>
      <w:proofErr w:type="spellEnd"/>
      <w:r w:rsidR="005B747C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proofErr w:type="spellStart"/>
      <w:r w:rsidR="005B747C">
        <w:rPr>
          <w:rFonts w:ascii="Times New Roman" w:eastAsia="Times New Roman" w:hAnsi="Times New Roman" w:cs="Times New Roman"/>
          <w:sz w:val="28"/>
          <w:szCs w:val="28"/>
        </w:rPr>
        <w:t>амме</w:t>
      </w:r>
      <w:proofErr w:type="spellEnd"/>
      <w:r w:rsidR="005B74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1E71">
        <w:rPr>
          <w:rFonts w:ascii="Times New Roman" w:eastAsia="Times New Roman" w:hAnsi="Times New Roman" w:cs="Times New Roman"/>
          <w:sz w:val="28"/>
          <w:szCs w:val="28"/>
        </w:rPr>
        <w:t>практики:</w:t>
      </w:r>
    </w:p>
    <w:p w:rsidR="00346A9C" w:rsidRPr="00131E71" w:rsidRDefault="00A1711F">
      <w:pPr>
        <w:numPr>
          <w:ilvl w:val="0"/>
          <w:numId w:val="1"/>
        </w:numPr>
        <w:spacing w:before="182" w:line="240" w:lineRule="auto"/>
        <w:ind w:right="7"/>
        <w:jc w:val="both"/>
        <w:rPr>
          <w:rFonts w:ascii="Times New Roman" w:hAnsi="Times New Roman" w:cs="Times New Roman"/>
          <w:sz w:val="28"/>
          <w:szCs w:val="28"/>
        </w:rPr>
      </w:pPr>
      <w:r w:rsidRPr="00131E71">
        <w:rPr>
          <w:rFonts w:ascii="Times New Roman" w:eastAsia="Times New Roman" w:hAnsi="Times New Roman" w:cs="Times New Roman"/>
          <w:b/>
          <w:sz w:val="28"/>
          <w:szCs w:val="28"/>
        </w:rPr>
        <w:t>Изучить …</w:t>
      </w:r>
    </w:p>
    <w:p w:rsidR="00346A9C" w:rsidRPr="00131E71" w:rsidRDefault="00A1711F">
      <w:pPr>
        <w:numPr>
          <w:ilvl w:val="0"/>
          <w:numId w:val="1"/>
        </w:numPr>
        <w:spacing w:line="240" w:lineRule="auto"/>
        <w:ind w:right="7"/>
        <w:jc w:val="both"/>
        <w:rPr>
          <w:rFonts w:ascii="Times New Roman" w:hAnsi="Times New Roman" w:cs="Times New Roman"/>
          <w:sz w:val="28"/>
          <w:szCs w:val="28"/>
        </w:rPr>
      </w:pPr>
      <w:r w:rsidRPr="00131E71">
        <w:rPr>
          <w:rFonts w:ascii="Times New Roman" w:eastAsia="Times New Roman" w:hAnsi="Times New Roman" w:cs="Times New Roman"/>
          <w:b/>
          <w:sz w:val="28"/>
          <w:szCs w:val="28"/>
        </w:rPr>
        <w:t xml:space="preserve">Собрать </w:t>
      </w:r>
      <w:r w:rsidRPr="00131E71">
        <w:rPr>
          <w:rFonts w:ascii="Times New Roman" w:eastAsia="Times New Roman" w:hAnsi="Times New Roman" w:cs="Times New Roman"/>
          <w:sz w:val="28"/>
          <w:szCs w:val="28"/>
        </w:rPr>
        <w:t>материал ….</w:t>
      </w:r>
    </w:p>
    <w:p w:rsidR="00346A9C" w:rsidRPr="00131E71" w:rsidRDefault="00A1711F">
      <w:pPr>
        <w:numPr>
          <w:ilvl w:val="0"/>
          <w:numId w:val="1"/>
        </w:numPr>
        <w:spacing w:line="240" w:lineRule="auto"/>
        <w:ind w:right="7"/>
        <w:jc w:val="both"/>
        <w:rPr>
          <w:rFonts w:ascii="Times New Roman" w:hAnsi="Times New Roman" w:cs="Times New Roman"/>
          <w:sz w:val="28"/>
          <w:szCs w:val="28"/>
        </w:rPr>
      </w:pPr>
      <w:r w:rsidRPr="00131E71">
        <w:rPr>
          <w:rFonts w:ascii="Times New Roman" w:eastAsia="Times New Roman" w:hAnsi="Times New Roman" w:cs="Times New Roman"/>
          <w:b/>
          <w:sz w:val="28"/>
          <w:szCs w:val="28"/>
        </w:rPr>
        <w:t>Получить практические навыки</w:t>
      </w:r>
      <w:proofErr w:type="gramStart"/>
      <w:r w:rsidRPr="00131E71">
        <w:rPr>
          <w:rFonts w:ascii="Times New Roman" w:eastAsia="Times New Roman" w:hAnsi="Times New Roman" w:cs="Times New Roman"/>
          <w:b/>
          <w:sz w:val="28"/>
          <w:szCs w:val="28"/>
        </w:rPr>
        <w:t xml:space="preserve"> ….</w:t>
      </w:r>
      <w:proofErr w:type="gramEnd"/>
      <w:r w:rsidRPr="00131E71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346A9C" w:rsidRPr="00131E71" w:rsidRDefault="00346A9C">
      <w:pPr>
        <w:spacing w:before="182" w:line="240" w:lineRule="auto"/>
        <w:ind w:left="720" w:right="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6A9C" w:rsidRPr="00131E71" w:rsidRDefault="00A1711F">
      <w:pPr>
        <w:spacing w:before="182" w:line="192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1E71">
        <w:rPr>
          <w:rFonts w:ascii="Times New Roman" w:eastAsia="Times New Roman" w:hAnsi="Times New Roman" w:cs="Times New Roman"/>
          <w:sz w:val="28"/>
          <w:szCs w:val="28"/>
        </w:rPr>
        <w:t>Студент:</w:t>
      </w:r>
    </w:p>
    <w:p w:rsidR="00131E71" w:rsidRPr="00131E71" w:rsidRDefault="00131E71">
      <w:pPr>
        <w:spacing w:before="182" w:line="192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1E71">
        <w:rPr>
          <w:rFonts w:ascii="Times New Roman" w:eastAsia="Times New Roman" w:hAnsi="Times New Roman" w:cs="Times New Roman"/>
          <w:sz w:val="28"/>
          <w:szCs w:val="28"/>
          <w:lang w:val="ru-RU"/>
        </w:rPr>
        <w:t>Соловьев Михаил Антонович, группа ИУ1-22 (1 курс)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346A9C" w:rsidRPr="00131E71" w:rsidRDefault="00131E71">
      <w:pPr>
        <w:spacing w:before="182" w:line="192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1E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</w:t>
      </w:r>
      <w:r w:rsidR="00A1711F" w:rsidRPr="00131E71">
        <w:rPr>
          <w:rFonts w:ascii="Times New Roman" w:eastAsia="Times New Roman" w:hAnsi="Times New Roman" w:cs="Times New Roman"/>
          <w:sz w:val="28"/>
          <w:szCs w:val="28"/>
        </w:rPr>
        <w:t>(подпись, дата)</w:t>
      </w:r>
    </w:p>
    <w:p w:rsidR="00346A9C" w:rsidRPr="00131E71" w:rsidRDefault="00A1711F">
      <w:pPr>
        <w:spacing w:before="182" w:line="192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1E71">
        <w:rPr>
          <w:rFonts w:ascii="Times New Roman" w:eastAsia="Times New Roman" w:hAnsi="Times New Roman" w:cs="Times New Roman"/>
          <w:sz w:val="28"/>
          <w:szCs w:val="28"/>
        </w:rPr>
        <w:t>Руководитель от кафедры:</w:t>
      </w:r>
    </w:p>
    <w:p w:rsidR="00346A9C" w:rsidRPr="00131E71" w:rsidRDefault="00A1711F">
      <w:pPr>
        <w:spacing w:before="182" w:line="192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1E71">
        <w:rPr>
          <w:rFonts w:ascii="Times New Roman" w:eastAsia="Times New Roman" w:hAnsi="Times New Roman" w:cs="Times New Roman"/>
          <w:sz w:val="28"/>
          <w:szCs w:val="28"/>
        </w:rPr>
        <w:t>старший преподаватель кафедры ИУ</w:t>
      </w:r>
      <w:proofErr w:type="gramStart"/>
      <w:r w:rsidRPr="00131E71">
        <w:rPr>
          <w:rFonts w:ascii="Times New Roman" w:eastAsia="Times New Roman" w:hAnsi="Times New Roman" w:cs="Times New Roman"/>
          <w:sz w:val="28"/>
          <w:szCs w:val="28"/>
        </w:rPr>
        <w:t>7  Рогозин</w:t>
      </w:r>
      <w:proofErr w:type="gramEnd"/>
      <w:r w:rsidRPr="00131E71">
        <w:rPr>
          <w:rFonts w:ascii="Times New Roman" w:eastAsia="Times New Roman" w:hAnsi="Times New Roman" w:cs="Times New Roman"/>
          <w:sz w:val="28"/>
          <w:szCs w:val="28"/>
        </w:rPr>
        <w:t xml:space="preserve">                  ___________________   </w:t>
      </w:r>
    </w:p>
    <w:p w:rsidR="00346A9C" w:rsidRDefault="00A1711F">
      <w:pPr>
        <w:spacing w:before="182" w:line="192" w:lineRule="auto"/>
        <w:ind w:right="7"/>
        <w:jc w:val="both"/>
        <w:rPr>
          <w:ins w:id="0" w:author="Михаил Соловьев" w:date="2020-05-21T02:24:00Z"/>
          <w:rFonts w:ascii="Times New Roman" w:eastAsia="Times New Roman" w:hAnsi="Times New Roman" w:cs="Times New Roman"/>
          <w:sz w:val="28"/>
          <w:szCs w:val="28"/>
        </w:rPr>
      </w:pPr>
      <w:r w:rsidRPr="00131E71">
        <w:rPr>
          <w:rFonts w:ascii="Times New Roman" w:eastAsia="Times New Roman" w:hAnsi="Times New Roman" w:cs="Times New Roman"/>
          <w:sz w:val="28"/>
          <w:szCs w:val="28"/>
        </w:rPr>
        <w:t xml:space="preserve">Николай Олегович                           </w:t>
      </w:r>
      <w:r w:rsidRPr="00131E71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</w:t>
      </w:r>
      <w:proofErr w:type="gramStart"/>
      <w:r w:rsidRPr="00131E71">
        <w:rPr>
          <w:rFonts w:ascii="Times New Roman" w:eastAsia="Times New Roman" w:hAnsi="Times New Roman" w:cs="Times New Roman"/>
          <w:sz w:val="28"/>
          <w:szCs w:val="28"/>
        </w:rPr>
        <w:t xml:space="preserve">   (</w:t>
      </w:r>
      <w:proofErr w:type="gramEnd"/>
      <w:r w:rsidRPr="00131E71">
        <w:rPr>
          <w:rFonts w:ascii="Times New Roman" w:eastAsia="Times New Roman" w:hAnsi="Times New Roman" w:cs="Times New Roman"/>
          <w:sz w:val="28"/>
          <w:szCs w:val="28"/>
        </w:rPr>
        <w:t>подпись, дата)</w:t>
      </w:r>
    </w:p>
    <w:p w:rsidR="00181710" w:rsidRDefault="00181710">
      <w:pPr>
        <w:spacing w:before="182" w:line="192" w:lineRule="auto"/>
        <w:ind w:right="7"/>
        <w:jc w:val="both"/>
        <w:rPr>
          <w:ins w:id="1" w:author="Михаил Соловьев" w:date="2020-05-21T02:24:00Z"/>
          <w:rFonts w:ascii="Times New Roman" w:eastAsia="Times New Roman" w:hAnsi="Times New Roman" w:cs="Times New Roman"/>
          <w:sz w:val="28"/>
          <w:szCs w:val="28"/>
        </w:rPr>
      </w:pPr>
    </w:p>
    <w:p w:rsidR="00181710" w:rsidRDefault="00181710">
      <w:pPr>
        <w:spacing w:before="182" w:line="192" w:lineRule="auto"/>
        <w:ind w:right="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747C" w:rsidRDefault="00181710" w:rsidP="00181710">
      <w:pPr>
        <w:spacing w:before="182" w:line="192" w:lineRule="auto"/>
        <w:ind w:right="7"/>
        <w:jc w:val="center"/>
        <w:rPr>
          <w:ins w:id="2" w:author="Михаил Соловьев" w:date="2020-05-21T02:25:00Z"/>
          <w:rFonts w:ascii="Times New Roman" w:hAnsi="Times New Roman" w:cs="Times New Roman"/>
          <w:b/>
          <w:sz w:val="28"/>
          <w:szCs w:val="28"/>
          <w:lang w:val="ru-RU"/>
        </w:rPr>
        <w:pPrChange w:id="3" w:author="Михаил Соловьев" w:date="2020-05-21T02:24:00Z">
          <w:pPr>
            <w:spacing w:before="182" w:line="192" w:lineRule="auto"/>
            <w:ind w:right="7"/>
            <w:jc w:val="both"/>
          </w:pPr>
        </w:pPrChange>
      </w:pPr>
      <w:ins w:id="4" w:author="Михаил Соловьев" w:date="2020-05-21T02:24:00Z">
        <w:r w:rsidRPr="00181710">
          <w:rPr>
            <w:rFonts w:ascii="Times New Roman" w:hAnsi="Times New Roman" w:cs="Times New Roman"/>
            <w:b/>
            <w:sz w:val="28"/>
            <w:szCs w:val="28"/>
            <w:lang w:val="ru-RU"/>
            <w:rPrChange w:id="5" w:author="Михаил Соловьев" w:date="2020-05-21T02:25:00Z">
              <w:rPr>
                <w:b/>
                <w:lang w:val="ru-RU"/>
              </w:rPr>
            </w:rPrChange>
          </w:rPr>
          <w:lastRenderedPageBreak/>
          <w:t>ОГЛАВЛЕНИЕ</w:t>
        </w:r>
      </w:ins>
    </w:p>
    <w:p w:rsidR="00181710" w:rsidRPr="00181710" w:rsidRDefault="00181710" w:rsidP="00181710">
      <w:pPr>
        <w:spacing w:before="182" w:line="192" w:lineRule="auto"/>
        <w:ind w:right="7"/>
        <w:jc w:val="both"/>
        <w:rPr>
          <w:rFonts w:ascii="Times New Roman" w:hAnsi="Times New Roman" w:cs="Times New Roman"/>
          <w:b/>
          <w:sz w:val="28"/>
          <w:szCs w:val="28"/>
          <w:lang w:val="ru-RU"/>
          <w:rPrChange w:id="6" w:author="Михаил Соловьев" w:date="2020-05-21T02:25:00Z">
            <w:rPr/>
          </w:rPrChange>
        </w:rPr>
        <w:pPrChange w:id="7" w:author="Михаил Соловьев" w:date="2020-05-21T02:25:00Z">
          <w:pPr>
            <w:spacing w:before="182" w:line="192" w:lineRule="auto"/>
            <w:ind w:right="7"/>
            <w:jc w:val="both"/>
          </w:pPr>
        </w:pPrChange>
      </w:pPr>
    </w:p>
    <w:p w:rsidR="00181710" w:rsidRDefault="00181710" w:rsidP="00181710">
      <w:pPr>
        <w:jc w:val="both"/>
        <w:rPr>
          <w:ins w:id="8" w:author="Михаил Соловьев" w:date="2020-05-21T02:26:00Z"/>
          <w:rFonts w:ascii="Times New Roman" w:hAnsi="Times New Roman" w:cs="Times New Roman"/>
          <w:sz w:val="28"/>
          <w:szCs w:val="28"/>
          <w:lang w:val="ru-RU"/>
        </w:rPr>
        <w:pPrChange w:id="9" w:author="Михаил Соловьев" w:date="2020-05-21T02:25:00Z">
          <w:pPr/>
        </w:pPrChange>
      </w:pPr>
      <w:ins w:id="10" w:author="Михаил Соловьев" w:date="2020-05-21T02:26:00Z">
        <w:r w:rsidRPr="00181710">
          <w:rPr>
            <w:rFonts w:ascii="Times New Roman" w:hAnsi="Times New Roman" w:cs="Times New Roman"/>
            <w:sz w:val="28"/>
            <w:szCs w:val="28"/>
            <w:lang w:val="ru-RU"/>
            <w:rPrChange w:id="11" w:author="Михаил Соловьев" w:date="2020-05-21T02:26:00Z">
              <w:rPr>
                <w:lang w:val="ru-RU"/>
              </w:rPr>
            </w:rPrChange>
          </w:rPr>
          <w:t>4 – Введение</w:t>
        </w:r>
      </w:ins>
    </w:p>
    <w:p w:rsidR="00181710" w:rsidRDefault="00181710" w:rsidP="00181710">
      <w:pPr>
        <w:jc w:val="both"/>
        <w:rPr>
          <w:ins w:id="12" w:author="Михаил Соловьев" w:date="2020-05-21T02:27:00Z"/>
          <w:rFonts w:ascii="Times New Roman" w:hAnsi="Times New Roman" w:cs="Times New Roman"/>
          <w:sz w:val="28"/>
          <w:szCs w:val="28"/>
          <w:lang w:val="ru-RU"/>
        </w:rPr>
        <w:pPrChange w:id="13" w:author="Михаил Соловьев" w:date="2020-05-21T02:25:00Z">
          <w:pPr/>
        </w:pPrChange>
      </w:pPr>
      <w:ins w:id="14" w:author="Михаил Соловьев" w:date="2020-05-21T02:27:00Z">
        <w:r>
          <w:rPr>
            <w:rFonts w:ascii="Times New Roman" w:hAnsi="Times New Roman" w:cs="Times New Roman"/>
            <w:sz w:val="28"/>
            <w:szCs w:val="28"/>
            <w:lang w:val="ru-RU"/>
          </w:rPr>
          <w:t>4-6 – Основная часть. Начало</w:t>
        </w:r>
      </w:ins>
    </w:p>
    <w:p w:rsidR="00181710" w:rsidRDefault="00181710" w:rsidP="00181710">
      <w:pPr>
        <w:jc w:val="both"/>
        <w:rPr>
          <w:ins w:id="15" w:author="Михаил Соловьев" w:date="2020-05-21T02:28:00Z"/>
          <w:rFonts w:ascii="Times New Roman" w:hAnsi="Times New Roman" w:cs="Times New Roman"/>
          <w:sz w:val="28"/>
          <w:szCs w:val="28"/>
          <w:lang w:val="ru-RU"/>
        </w:rPr>
        <w:pPrChange w:id="16" w:author="Михаил Соловьев" w:date="2020-05-21T02:25:00Z">
          <w:pPr/>
        </w:pPrChange>
      </w:pPr>
      <w:ins w:id="17" w:author="Михаил Соловьев" w:date="2020-05-21T02:27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7 </w:t>
        </w:r>
      </w:ins>
      <w:ins w:id="18" w:author="Михаил Соловьев" w:date="2020-05-21T02:28:00Z">
        <w:r>
          <w:rPr>
            <w:rFonts w:ascii="Times New Roman" w:hAnsi="Times New Roman" w:cs="Times New Roman"/>
            <w:sz w:val="28"/>
            <w:szCs w:val="28"/>
            <w:lang w:val="ru-RU"/>
          </w:rPr>
          <w:t>–</w:t>
        </w:r>
      </w:ins>
      <w:ins w:id="19" w:author="Михаил Соловьев" w:date="2020-05-21T02:27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20" w:author="Михаил Соловьев" w:date="2020-05-21T02:28:00Z">
        <w:r>
          <w:rPr>
            <w:rFonts w:ascii="Times New Roman" w:hAnsi="Times New Roman" w:cs="Times New Roman"/>
            <w:sz w:val="28"/>
            <w:szCs w:val="28"/>
            <w:lang w:val="ru-RU"/>
          </w:rPr>
          <w:t>Основная часть. Разработка приложения – подготовка</w:t>
        </w:r>
      </w:ins>
    </w:p>
    <w:p w:rsidR="00181710" w:rsidRDefault="00181710" w:rsidP="00181710">
      <w:pPr>
        <w:jc w:val="both"/>
        <w:rPr>
          <w:ins w:id="21" w:author="Михаил Соловьев" w:date="2020-05-21T02:29:00Z"/>
          <w:rFonts w:ascii="Times New Roman" w:hAnsi="Times New Roman" w:cs="Times New Roman"/>
          <w:sz w:val="28"/>
          <w:szCs w:val="28"/>
          <w:lang w:val="ru-RU"/>
        </w:rPr>
        <w:pPrChange w:id="22" w:author="Михаил Соловьев" w:date="2020-05-21T02:25:00Z">
          <w:pPr/>
        </w:pPrChange>
      </w:pPr>
      <w:ins w:id="23" w:author="Михаил Соловьев" w:date="2020-05-21T02:28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7-15 </w:t>
        </w:r>
      </w:ins>
      <w:ins w:id="24" w:author="Михаил Соловьев" w:date="2020-05-21T02:29:00Z">
        <w:r>
          <w:rPr>
            <w:rFonts w:ascii="Times New Roman" w:hAnsi="Times New Roman" w:cs="Times New Roman"/>
            <w:sz w:val="28"/>
            <w:szCs w:val="28"/>
            <w:lang w:val="ru-RU"/>
          </w:rPr>
          <w:t>–</w:t>
        </w:r>
      </w:ins>
      <w:ins w:id="25" w:author="Михаил Соловьев" w:date="2020-05-21T02:28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26" w:author="Михаил Соловьев" w:date="2020-05-21T02:29:00Z">
        <w:r>
          <w:rPr>
            <w:rFonts w:ascii="Times New Roman" w:hAnsi="Times New Roman" w:cs="Times New Roman"/>
            <w:sz w:val="28"/>
            <w:szCs w:val="28"/>
            <w:lang w:val="ru-RU"/>
          </w:rPr>
          <w:t>Основная часть. Разработка приложения – программирование</w:t>
        </w:r>
      </w:ins>
    </w:p>
    <w:p w:rsidR="00181710" w:rsidRDefault="00181710" w:rsidP="00181710">
      <w:pPr>
        <w:jc w:val="both"/>
        <w:rPr>
          <w:ins w:id="27" w:author="Михаил Соловьев" w:date="2020-05-21T02:29:00Z"/>
          <w:rFonts w:ascii="Times New Roman" w:hAnsi="Times New Roman" w:cs="Times New Roman"/>
          <w:sz w:val="28"/>
          <w:szCs w:val="28"/>
          <w:lang w:val="ru-RU"/>
        </w:rPr>
        <w:pPrChange w:id="28" w:author="Михаил Соловьев" w:date="2020-05-21T02:25:00Z">
          <w:pPr/>
        </w:pPrChange>
      </w:pPr>
      <w:ins w:id="29" w:author="Михаил Соловьев" w:date="2020-05-21T02:29:00Z">
        <w:r>
          <w:rPr>
            <w:rFonts w:ascii="Times New Roman" w:hAnsi="Times New Roman" w:cs="Times New Roman"/>
            <w:sz w:val="28"/>
            <w:szCs w:val="28"/>
            <w:lang w:val="ru-RU"/>
          </w:rPr>
          <w:t>15 – Заключение</w:t>
        </w:r>
      </w:ins>
    </w:p>
    <w:p w:rsidR="00181710" w:rsidRDefault="00181710" w:rsidP="00181710">
      <w:pPr>
        <w:jc w:val="both"/>
        <w:rPr>
          <w:ins w:id="30" w:author="Михаил Соловьев" w:date="2020-05-21T02:29:00Z"/>
          <w:rFonts w:ascii="Times New Roman" w:hAnsi="Times New Roman" w:cs="Times New Roman"/>
          <w:sz w:val="28"/>
          <w:szCs w:val="28"/>
          <w:lang w:val="ru-RU"/>
        </w:rPr>
        <w:pPrChange w:id="31" w:author="Михаил Соловьев" w:date="2020-05-21T02:25:00Z">
          <w:pPr/>
        </w:pPrChange>
      </w:pPr>
      <w:ins w:id="32" w:author="Михаил Соловьев" w:date="2020-05-21T02:29:00Z">
        <w:r>
          <w:rPr>
            <w:rFonts w:ascii="Times New Roman" w:hAnsi="Times New Roman" w:cs="Times New Roman"/>
            <w:sz w:val="28"/>
            <w:szCs w:val="28"/>
            <w:lang w:val="ru-RU"/>
          </w:rPr>
          <w:t>15 – Список литературы</w:t>
        </w:r>
      </w:ins>
    </w:p>
    <w:p w:rsidR="00181710" w:rsidRPr="00181710" w:rsidRDefault="00181710" w:rsidP="00181710">
      <w:pPr>
        <w:jc w:val="both"/>
        <w:rPr>
          <w:ins w:id="33" w:author="Михаил Соловьев" w:date="2020-05-21T02:26:00Z"/>
          <w:rFonts w:ascii="Times New Roman" w:hAnsi="Times New Roman" w:cs="Times New Roman"/>
          <w:sz w:val="28"/>
          <w:szCs w:val="28"/>
          <w:lang w:val="ru-RU"/>
          <w:rPrChange w:id="34" w:author="Михаил Соловьев" w:date="2020-05-21T02:26:00Z">
            <w:rPr>
              <w:ins w:id="35" w:author="Михаил Соловьев" w:date="2020-05-21T02:26:00Z"/>
              <w:lang w:val="ru-RU"/>
            </w:rPr>
          </w:rPrChange>
        </w:rPr>
        <w:pPrChange w:id="36" w:author="Михаил Соловьев" w:date="2020-05-21T02:25:00Z">
          <w:pPr/>
        </w:pPrChange>
      </w:pPr>
      <w:ins w:id="37" w:author="Михаил Соловьев" w:date="2020-05-21T02:29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16 </w:t>
        </w:r>
      </w:ins>
      <w:ins w:id="38" w:author="Михаил Соловьев" w:date="2020-05-21T02:30:00Z">
        <w:r>
          <w:rPr>
            <w:rFonts w:ascii="Times New Roman" w:hAnsi="Times New Roman" w:cs="Times New Roman"/>
            <w:sz w:val="28"/>
            <w:szCs w:val="28"/>
            <w:lang w:val="ru-RU"/>
          </w:rPr>
          <w:t>–</w:t>
        </w:r>
      </w:ins>
      <w:ins w:id="39" w:author="Михаил Соловьев" w:date="2020-05-21T02:29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Приложения</w:t>
        </w:r>
      </w:ins>
      <w:bookmarkStart w:id="40" w:name="_GoBack"/>
      <w:bookmarkEnd w:id="40"/>
    </w:p>
    <w:p w:rsidR="005B747C" w:rsidRDefault="005B747C" w:rsidP="00181710">
      <w:pPr>
        <w:jc w:val="both"/>
        <w:rPr>
          <w:ins w:id="41" w:author="Михаил Соловьев" w:date="2020-05-21T02:25:00Z"/>
        </w:rPr>
        <w:pPrChange w:id="42" w:author="Михаил Соловьев" w:date="2020-05-21T02:25:00Z">
          <w:pPr/>
        </w:pPrChange>
      </w:pPr>
      <w:r>
        <w:br w:type="page"/>
      </w:r>
    </w:p>
    <w:p w:rsidR="00181710" w:rsidRDefault="00181710" w:rsidP="00181710">
      <w:pPr>
        <w:jc w:val="center"/>
        <w:pPrChange w:id="43" w:author="Михаил Соловьев" w:date="2020-05-21T02:25:00Z">
          <w:pPr/>
        </w:pPrChange>
      </w:pPr>
    </w:p>
    <w:p w:rsidR="00346A9C" w:rsidRDefault="005B747C" w:rsidP="005B747C">
      <w:pPr>
        <w:spacing w:before="182" w:line="192" w:lineRule="auto"/>
        <w:ind w:right="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ВВЕДЕНИЕ</w:t>
      </w:r>
    </w:p>
    <w:p w:rsidR="005B747C" w:rsidRDefault="005B747C" w:rsidP="005B747C">
      <w:pPr>
        <w:spacing w:before="182" w:line="192" w:lineRule="auto"/>
        <w:ind w:right="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B747C" w:rsidRDefault="005B747C" w:rsidP="005B747C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Основными целями и задачами практики были</w:t>
      </w:r>
      <w:r w:rsidRPr="005B747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ознакомление с принципом </w:t>
      </w:r>
    </w:p>
    <w:p w:rsidR="005B747C" w:rsidRDefault="005B747C" w:rsidP="005B747C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 игрового приложения, изучение возможностей графической </w:t>
      </w:r>
    </w:p>
    <w:p w:rsidR="005B747C" w:rsidRDefault="005B747C" w:rsidP="005B747C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5B747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концепций объектно-ориентированного </w:t>
      </w:r>
    </w:p>
    <w:p w:rsidR="005B747C" w:rsidRDefault="005B747C" w:rsidP="005B747C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программирования на примере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B747C">
        <w:rPr>
          <w:rFonts w:ascii="Times New Roman" w:hAnsi="Times New Roman" w:cs="Times New Roman"/>
          <w:sz w:val="28"/>
          <w:szCs w:val="28"/>
          <w:lang w:val="ru-RU"/>
        </w:rPr>
        <w:t>++</w:t>
      </w:r>
      <w:r>
        <w:rPr>
          <w:rFonts w:ascii="Times New Roman" w:hAnsi="Times New Roman" w:cs="Times New Roman"/>
          <w:sz w:val="28"/>
          <w:szCs w:val="28"/>
          <w:lang w:val="ru-RU"/>
        </w:rPr>
        <w:t>, отладка и тестирование программы</w:t>
      </w:r>
      <w:r w:rsidR="003A1CC6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3A1CC6" w:rsidRDefault="003A1CC6" w:rsidP="005B747C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написание отчета.</w:t>
      </w:r>
    </w:p>
    <w:p w:rsidR="003A1CC6" w:rsidRDefault="003A1CC6" w:rsidP="005B747C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A1CC6" w:rsidRDefault="003A1CC6" w:rsidP="003A1CC6">
      <w:pPr>
        <w:spacing w:before="182" w:line="192" w:lineRule="auto"/>
        <w:ind w:right="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ОСНОВНАЯ ЧАСТЬ</w:t>
      </w:r>
    </w:p>
    <w:p w:rsidR="003A1CC6" w:rsidRDefault="003A1CC6" w:rsidP="003A1CC6">
      <w:pPr>
        <w:spacing w:before="182" w:line="192" w:lineRule="auto"/>
        <w:ind w:right="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A1CC6" w:rsidRDefault="003A1CC6" w:rsidP="003A1CC6">
      <w:pPr>
        <w:spacing w:before="182" w:line="192" w:lineRule="auto"/>
        <w:ind w:right="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Начало</w:t>
      </w:r>
    </w:p>
    <w:p w:rsidR="003A1CC6" w:rsidRDefault="003A1CC6" w:rsidP="003A1CC6">
      <w:pPr>
        <w:spacing w:before="182" w:line="192" w:lineRule="auto"/>
        <w:ind w:right="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A1CC6" w:rsidRDefault="003A1CC6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чем заключается проект</w:t>
      </w:r>
      <w:r w:rsidRPr="003A1CC6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Приложение, о котором дальше пойдет речь в отчете</w:t>
      </w:r>
    </w:p>
    <w:p w:rsidR="00825342" w:rsidRDefault="003A1CC6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представляет собой игру</w:t>
      </w:r>
      <w:r w:rsidR="008253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25342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825342" w:rsidRPr="008253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25342">
        <w:rPr>
          <w:rFonts w:ascii="Times New Roman" w:hAnsi="Times New Roman" w:cs="Times New Roman"/>
          <w:sz w:val="28"/>
          <w:szCs w:val="28"/>
          <w:lang w:val="en-US"/>
        </w:rPr>
        <w:t>Battle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состоящую из трех окон, одно из которых </w:t>
      </w:r>
    </w:p>
    <w:p w:rsidR="00825342" w:rsidRDefault="003A1CC6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отведено под</w:t>
      </w:r>
      <w:r w:rsidR="00825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консоль. Идея игры проста</w:t>
      </w:r>
      <w:r w:rsidRPr="003A1CC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игрок при запуске приложения </w:t>
      </w:r>
    </w:p>
    <w:p w:rsidR="00825342" w:rsidRDefault="003A1CC6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выбирает область,</w:t>
      </w:r>
      <w:r w:rsidR="00825342" w:rsidRPr="008253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отведенную под кнопку начала игры или выхода</w:t>
      </w:r>
      <w:r w:rsidR="00DB0A9A">
        <w:rPr>
          <w:rFonts w:ascii="Times New Roman" w:hAnsi="Times New Roman" w:cs="Times New Roman"/>
          <w:sz w:val="28"/>
          <w:szCs w:val="28"/>
          <w:lang w:val="ru-RU"/>
        </w:rPr>
        <w:t xml:space="preserve"> (Рис. 1)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</w:t>
      </w:r>
    </w:p>
    <w:p w:rsidR="00825342" w:rsidRDefault="003A1CC6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случае, если игрок </w:t>
      </w:r>
      <w:r w:rsidR="00DB0A9A">
        <w:rPr>
          <w:rFonts w:ascii="Times New Roman" w:hAnsi="Times New Roman" w:cs="Times New Roman"/>
          <w:sz w:val="28"/>
          <w:szCs w:val="28"/>
          <w:lang w:val="ru-RU"/>
        </w:rPr>
        <w:t xml:space="preserve">кликает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левой кнопкой мыши по круговой области с </w:t>
      </w:r>
    </w:p>
    <w:p w:rsidR="003A1CC6" w:rsidRPr="00DB0A9A" w:rsidRDefault="003A1CC6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надписью </w:t>
      </w:r>
      <w:r>
        <w:rPr>
          <w:rFonts w:ascii="Times New Roman" w:hAnsi="Times New Roman" w:cs="Times New Roman"/>
          <w:sz w:val="28"/>
          <w:szCs w:val="28"/>
          <w:lang w:val="en-US"/>
        </w:rPr>
        <w:t>“START”</w:t>
      </w:r>
      <w:r w:rsidR="00DB0A9A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B0A9A" w:rsidRDefault="00DB0A9A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A1CC6" w:rsidRDefault="003A1CC6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9E69BEF" wp14:editId="382CAB92">
            <wp:extent cx="3028950" cy="1704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9A" w:rsidRDefault="00DB0A9A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Рис. 1 (Меню)</w:t>
      </w:r>
    </w:p>
    <w:p w:rsidR="00DB0A9A" w:rsidRDefault="00DB0A9A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B0A9A" w:rsidRDefault="00DB0A9A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 открывается игровое окно размером 1024х1024 (Рис. 2), где в дальнейшем </w:t>
      </w:r>
    </w:p>
    <w:p w:rsidR="00DB0A9A" w:rsidRDefault="00DB0A9A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будут сосредоточены действия пользователя. В случае, если пользователь </w:t>
      </w:r>
    </w:p>
    <w:p w:rsidR="00DB0A9A" w:rsidRDefault="00DB0A9A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нажмет левой кнопкой мыши по круговой области с надписью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“EXIT” </w:t>
      </w:r>
      <w:r>
        <w:rPr>
          <w:rFonts w:ascii="Times New Roman" w:hAnsi="Times New Roman" w:cs="Times New Roman"/>
          <w:sz w:val="28"/>
          <w:szCs w:val="28"/>
          <w:lang w:val="ru-RU"/>
        </w:rPr>
        <w:t>или</w:t>
      </w:r>
    </w:p>
    <w:p w:rsidR="00DB0A9A" w:rsidRPr="00DB0A9A" w:rsidRDefault="00DB0A9A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кликнет на крестик, то окно закроется – программа завершит свою работу. </w:t>
      </w:r>
    </w:p>
    <w:p w:rsidR="00DB0A9A" w:rsidRDefault="00DB0A9A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7D2B749" wp14:editId="73D2D610">
            <wp:extent cx="6114415" cy="6323965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B0A9A" w:rsidRDefault="00DB0A9A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Рис. 2 (Игровое окно)</w:t>
      </w:r>
    </w:p>
    <w:p w:rsidR="00DB0A9A" w:rsidRDefault="00DB0A9A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93D07" w:rsidRDefault="00DB0A9A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Суть игры заключается в уничтожении противников</w:t>
      </w:r>
      <w:r w:rsidR="00193D07">
        <w:rPr>
          <w:rFonts w:ascii="Times New Roman" w:hAnsi="Times New Roman" w:cs="Times New Roman"/>
          <w:sz w:val="28"/>
          <w:szCs w:val="28"/>
          <w:lang w:val="ru-RU"/>
        </w:rPr>
        <w:t xml:space="preserve"> (Рис. 5)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478C5">
        <w:rPr>
          <w:rFonts w:ascii="Times New Roman" w:hAnsi="Times New Roman" w:cs="Times New Roman"/>
          <w:sz w:val="28"/>
          <w:szCs w:val="28"/>
          <w:lang w:val="ru-RU"/>
        </w:rPr>
        <w:t xml:space="preserve">которые </w:t>
      </w:r>
    </w:p>
    <w:p w:rsidR="00DB0A9A" w:rsidRDefault="009478C5" w:rsidP="003A1CC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генерируются при нажатии игроком кнопки </w:t>
      </w:r>
      <w:r w:rsidRPr="009478C5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9478C5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количестве одной штуки. </w:t>
      </w:r>
    </w:p>
    <w:p w:rsidR="009478C5" w:rsidRDefault="009478C5" w:rsidP="009478C5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78C5">
        <w:rPr>
          <w:rFonts w:ascii="Times New Roman" w:hAnsi="Times New Roman" w:cs="Times New Roman"/>
          <w:sz w:val="28"/>
          <w:szCs w:val="28"/>
          <w:lang w:val="ru-RU"/>
        </w:rPr>
        <w:t>Действия, которые может совершать пользователь:</w:t>
      </w:r>
    </w:p>
    <w:p w:rsidR="009478C5" w:rsidRDefault="009478C5" w:rsidP="009478C5">
      <w:pPr>
        <w:pStyle w:val="a6"/>
        <w:numPr>
          <w:ilvl w:val="0"/>
          <w:numId w:val="3"/>
        </w:num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Движение вверх, вниз, влево</w:t>
      </w:r>
      <w:r w:rsidRPr="009478C5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вправо – по нажатию клавиш </w:t>
      </w:r>
      <w:r w:rsidRPr="009478C5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478C5">
        <w:rPr>
          <w:rFonts w:ascii="Times New Roman" w:hAnsi="Times New Roman" w:cs="Times New Roman"/>
          <w:sz w:val="28"/>
          <w:szCs w:val="28"/>
          <w:lang w:val="ru-RU"/>
        </w:rPr>
        <w:t>”, “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478C5">
        <w:rPr>
          <w:rFonts w:ascii="Times New Roman" w:hAnsi="Times New Roman" w:cs="Times New Roman"/>
          <w:sz w:val="28"/>
          <w:szCs w:val="28"/>
          <w:lang w:val="ru-RU"/>
        </w:rPr>
        <w:t>”, “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478C5">
        <w:rPr>
          <w:rFonts w:ascii="Times New Roman" w:hAnsi="Times New Roman" w:cs="Times New Roman"/>
          <w:sz w:val="28"/>
          <w:szCs w:val="28"/>
          <w:lang w:val="ru-RU"/>
        </w:rPr>
        <w:t xml:space="preserve">”, </w:t>
      </w:r>
    </w:p>
    <w:p w:rsidR="009478C5" w:rsidRDefault="009478C5" w:rsidP="009478C5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</w:t>
      </w:r>
      <w:r w:rsidRPr="009478C5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9478C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478C5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9478C5" w:rsidRDefault="009478C5" w:rsidP="009478C5">
      <w:pPr>
        <w:pStyle w:val="a6"/>
        <w:numPr>
          <w:ilvl w:val="0"/>
          <w:numId w:val="3"/>
        </w:num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78C5">
        <w:rPr>
          <w:rFonts w:ascii="Times New Roman" w:hAnsi="Times New Roman" w:cs="Times New Roman"/>
          <w:sz w:val="28"/>
          <w:szCs w:val="28"/>
          <w:lang w:val="ru-RU"/>
        </w:rPr>
        <w:t xml:space="preserve">Выстрел большим желтым лучом слева и справа – по нажатию правой </w:t>
      </w:r>
    </w:p>
    <w:p w:rsidR="009478C5" w:rsidRDefault="009478C5" w:rsidP="009478C5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78C5" w:rsidRDefault="009478C5" w:rsidP="009478C5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78C5">
        <w:rPr>
          <w:rFonts w:ascii="Times New Roman" w:hAnsi="Times New Roman" w:cs="Times New Roman"/>
          <w:sz w:val="28"/>
          <w:szCs w:val="28"/>
          <w:lang w:val="ru-RU"/>
        </w:rPr>
        <w:t>кнопки мыши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3)</w:t>
      </w:r>
    </w:p>
    <w:p w:rsidR="009478C5" w:rsidRDefault="009478C5" w:rsidP="009478C5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78C5" w:rsidRDefault="009478C5" w:rsidP="009478C5">
      <w:pPr>
        <w:pStyle w:val="a6"/>
        <w:numPr>
          <w:ilvl w:val="0"/>
          <w:numId w:val="3"/>
        </w:num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Выстрел маленьким красным лучом слева и справа – по нажатию левой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кнопки мыши (Рис. 4)</w:t>
      </w:r>
    </w:p>
    <w:p w:rsidR="009478C5" w:rsidRDefault="009478C5" w:rsidP="009478C5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78C5" w:rsidRDefault="003B2889" w:rsidP="009478C5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9478C5">
        <w:rPr>
          <w:noProof/>
          <w:lang w:val="ru-RU"/>
        </w:rPr>
        <w:drawing>
          <wp:inline distT="0" distB="0" distL="0" distR="0" wp14:anchorId="3D3C060C" wp14:editId="77B6BB6F">
            <wp:extent cx="1905000" cy="1638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8C5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="009478C5">
        <w:rPr>
          <w:noProof/>
          <w:lang w:val="ru-RU"/>
        </w:rPr>
        <w:drawing>
          <wp:inline distT="0" distB="0" distL="0" distR="0" wp14:anchorId="44B6B144" wp14:editId="3F039939">
            <wp:extent cx="1905000" cy="1638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42" w:rsidRDefault="00825342" w:rsidP="009478C5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</w:t>
      </w:r>
      <w:r w:rsidR="003B2889">
        <w:rPr>
          <w:rFonts w:ascii="Times New Roman" w:hAnsi="Times New Roman" w:cs="Times New Roman"/>
          <w:sz w:val="28"/>
          <w:szCs w:val="28"/>
          <w:lang w:val="ru-RU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ru-RU"/>
        </w:rPr>
        <w:t>Рис. 3                                        Рис. 4</w:t>
      </w:r>
    </w:p>
    <w:p w:rsidR="00825342" w:rsidRDefault="00825342" w:rsidP="009478C5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5342" w:rsidRDefault="00825342" w:rsidP="00825342">
      <w:pPr>
        <w:pStyle w:val="a6"/>
        <w:numPr>
          <w:ilvl w:val="0"/>
          <w:numId w:val="3"/>
        </w:num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Уничтожение врагов – посредством лучей, причем в зависимости от того,</w:t>
      </w:r>
    </w:p>
    <w:p w:rsidR="00825342" w:rsidRDefault="00825342" w:rsidP="00825342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5342" w:rsidRDefault="00825342" w:rsidP="00825342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какое количество урона было получено. Урон, получаемый врагом,</w:t>
      </w:r>
    </w:p>
    <w:p w:rsidR="00825342" w:rsidRDefault="00825342" w:rsidP="00825342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5342" w:rsidRDefault="00825342" w:rsidP="00825342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считается следующим образом</w:t>
      </w:r>
      <w:r w:rsidRPr="0082534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луч – красный и оба луча (левый и </w:t>
      </w:r>
    </w:p>
    <w:p w:rsidR="00825342" w:rsidRDefault="00825342" w:rsidP="00825342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5342" w:rsidRDefault="00825342" w:rsidP="00825342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правый) попадают </w:t>
      </w:r>
      <w:r w:rsidRPr="00825342">
        <w:rPr>
          <w:rFonts w:ascii="Times New Roman" w:hAnsi="Times New Roman" w:cs="Times New Roman"/>
          <w:sz w:val="28"/>
          <w:szCs w:val="28"/>
          <w:lang w:val="ru-RU"/>
        </w:rPr>
        <w:t xml:space="preserve">по противнику, то из начальных 500 единиц жизней </w:t>
      </w:r>
    </w:p>
    <w:p w:rsidR="00825342" w:rsidRDefault="00825342" w:rsidP="00825342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5342" w:rsidRDefault="00825342" w:rsidP="00825342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противника </w:t>
      </w:r>
      <w:r w:rsidRPr="00825342">
        <w:rPr>
          <w:rFonts w:ascii="Times New Roman" w:hAnsi="Times New Roman" w:cs="Times New Roman"/>
          <w:sz w:val="28"/>
          <w:szCs w:val="28"/>
          <w:lang w:val="ru-RU"/>
        </w:rPr>
        <w:t>будет снято 100</w:t>
      </w:r>
      <w:r>
        <w:rPr>
          <w:rFonts w:ascii="Times New Roman" w:hAnsi="Times New Roman" w:cs="Times New Roman"/>
          <w:sz w:val="28"/>
          <w:szCs w:val="28"/>
          <w:lang w:val="ru-RU"/>
        </w:rPr>
        <w:t>, если попадает только один луч (левый или</w:t>
      </w:r>
    </w:p>
    <w:p w:rsidR="00825342" w:rsidRDefault="00825342" w:rsidP="00825342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93D07" w:rsidRDefault="00825342" w:rsidP="00825342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правый), то будет снято 50 единиц жизней. При попадании </w:t>
      </w:r>
      <w:r w:rsidR="00193D07">
        <w:rPr>
          <w:rFonts w:ascii="Times New Roman" w:hAnsi="Times New Roman" w:cs="Times New Roman"/>
          <w:sz w:val="28"/>
          <w:szCs w:val="28"/>
          <w:lang w:val="ru-RU"/>
        </w:rPr>
        <w:t xml:space="preserve">левым и </w:t>
      </w:r>
    </w:p>
    <w:p w:rsidR="00193D07" w:rsidRDefault="00193D07" w:rsidP="00825342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93D07" w:rsidRDefault="00193D07" w:rsidP="00825342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правым желтыми лучами, будет снято 500 единиц, но такое невозможно,</w:t>
      </w:r>
    </w:p>
    <w:p w:rsidR="00193D07" w:rsidRDefault="00193D07" w:rsidP="00825342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93D07" w:rsidRDefault="00193D07" w:rsidP="00193D07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Pr="00193D07">
        <w:rPr>
          <w:rFonts w:ascii="Times New Roman" w:hAnsi="Times New Roman" w:cs="Times New Roman"/>
          <w:sz w:val="28"/>
          <w:szCs w:val="28"/>
          <w:lang w:val="ru-RU"/>
        </w:rPr>
        <w:t xml:space="preserve">связи с </w:t>
      </w:r>
      <w:r>
        <w:rPr>
          <w:rFonts w:ascii="Times New Roman" w:hAnsi="Times New Roman" w:cs="Times New Roman"/>
          <w:sz w:val="28"/>
          <w:szCs w:val="28"/>
          <w:lang w:val="ru-RU"/>
        </w:rPr>
        <w:t>тем, что расстояние между центрами левого и правого желтых</w:t>
      </w:r>
    </w:p>
    <w:p w:rsidR="00193D07" w:rsidRDefault="00193D07" w:rsidP="00193D07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5342" w:rsidRDefault="00193D07" w:rsidP="00193D07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лучей превосходит ширину спрайта врага, поэтому,</w:t>
      </w:r>
      <w:r w:rsidRPr="00193D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случае поражения </w:t>
      </w:r>
    </w:p>
    <w:p w:rsidR="00193D07" w:rsidRDefault="00193D07" w:rsidP="00193D07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93D07" w:rsidRDefault="00193D07" w:rsidP="00193D07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врага желтым лучом, его здоровье уменьшится на 250 единиц.</w:t>
      </w:r>
    </w:p>
    <w:p w:rsidR="00193D07" w:rsidRDefault="00193D07" w:rsidP="00193D07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93D07" w:rsidRPr="003B2889" w:rsidRDefault="00193D07" w:rsidP="003B2889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Уничтожение врага сопровождается 11-кадровой анимацией взрыва</w:t>
      </w:r>
      <w:r w:rsidR="003E202A" w:rsidRPr="003E202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3B2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93D07" w:rsidRDefault="00193D07" w:rsidP="00193D07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93D07" w:rsidRPr="00193D07" w:rsidRDefault="00193D07" w:rsidP="00193D07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A941B4E" wp14:editId="46D3B56D">
            <wp:extent cx="2381250" cy="2381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889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="003B2889">
        <w:rPr>
          <w:noProof/>
          <w:lang w:val="ru-RU"/>
        </w:rPr>
        <w:drawing>
          <wp:inline distT="0" distB="0" distL="0" distR="0" wp14:anchorId="309A8309" wp14:editId="00C868E5">
            <wp:extent cx="2381250" cy="2381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42" w:rsidRDefault="003B2889" w:rsidP="00825342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Рис. 5 (Противник до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взрыва)   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Рис. 6 (Кадр взрыва)</w:t>
      </w:r>
    </w:p>
    <w:p w:rsidR="00C918E6" w:rsidRDefault="00C918E6" w:rsidP="00C918E6">
      <w:pPr>
        <w:spacing w:before="182" w:line="192" w:lineRule="auto"/>
        <w:ind w:right="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Разработка приложения</w:t>
      </w:r>
      <w:r w:rsidR="003E20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- подготовка</w:t>
      </w:r>
    </w:p>
    <w:p w:rsidR="00C918E6" w:rsidRDefault="00C918E6" w:rsidP="00C918E6">
      <w:pPr>
        <w:spacing w:before="182" w:line="192" w:lineRule="auto"/>
        <w:ind w:right="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918E6" w:rsidRDefault="00C918E6" w:rsidP="00C918E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Средой разработки была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91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918E6">
        <w:rPr>
          <w:rFonts w:ascii="Times New Roman" w:hAnsi="Times New Roman" w:cs="Times New Roman"/>
          <w:sz w:val="28"/>
          <w:szCs w:val="28"/>
          <w:lang w:val="ru-RU"/>
        </w:rPr>
        <w:t xml:space="preserve"> 2019,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обеспечения </w:t>
      </w:r>
    </w:p>
    <w:p w:rsidR="00C918E6" w:rsidRDefault="00C918E6" w:rsidP="00C918E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взаимодействия с графической составляющей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C91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Battle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выбран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</w:p>
    <w:p w:rsidR="003E202A" w:rsidRDefault="00C918E6" w:rsidP="00C918E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пакет </w:t>
      </w:r>
      <w:proofErr w:type="spellStart"/>
      <w:r w:rsidR="003E202A">
        <w:rPr>
          <w:rFonts w:ascii="Times New Roman" w:hAnsi="Times New Roman" w:cs="Times New Roman"/>
          <w:sz w:val="28"/>
          <w:szCs w:val="28"/>
          <w:lang w:val="en-US"/>
        </w:rPr>
        <w:t>sfml</w:t>
      </w:r>
      <w:proofErr w:type="spellEnd"/>
      <w:r w:rsidR="003E202A" w:rsidRPr="003E202A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3E20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версии 2.5</w:t>
      </w:r>
      <w:r w:rsidR="003E202A" w:rsidRPr="003E202A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="003E202A">
        <w:rPr>
          <w:rFonts w:ascii="Times New Roman" w:hAnsi="Times New Roman" w:cs="Times New Roman"/>
          <w:sz w:val="28"/>
          <w:szCs w:val="28"/>
          <w:lang w:val="ru-RU"/>
        </w:rPr>
        <w:t>, так же, были немного изменены свойства</w:t>
      </w:r>
    </w:p>
    <w:p w:rsidR="003E202A" w:rsidRDefault="003E202A" w:rsidP="00C918E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проекта для работы с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3E202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Рис. 7)</w:t>
      </w:r>
      <w:r w:rsidRPr="003E20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E202A" w:rsidRDefault="003E202A" w:rsidP="00C918E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918E6" w:rsidRDefault="003E202A" w:rsidP="00C918E6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C438449" wp14:editId="6C24F885">
            <wp:extent cx="6114415" cy="4219575"/>
            <wp:effectExtent l="0" t="0" r="63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8E6" w:rsidRPr="00C91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E202A" w:rsidRDefault="003E202A" w:rsidP="003E202A">
      <w:pPr>
        <w:spacing w:before="182" w:line="192" w:lineRule="auto"/>
        <w:ind w:right="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7</w:t>
      </w:r>
    </w:p>
    <w:p w:rsidR="003E202A" w:rsidRDefault="003E202A" w:rsidP="003E202A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E202A" w:rsidRDefault="003E202A" w:rsidP="003E202A">
      <w:pPr>
        <w:spacing w:before="182" w:line="192" w:lineRule="auto"/>
        <w:ind w:right="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Разработка приложения – программирование</w:t>
      </w:r>
    </w:p>
    <w:p w:rsidR="003E202A" w:rsidRDefault="003E202A" w:rsidP="003E202A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E202A" w:rsidRDefault="003E202A" w:rsidP="003E202A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использовать функционал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3E20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библиотеки, необходимо</w:t>
      </w:r>
    </w:p>
    <w:p w:rsidR="003E202A" w:rsidRDefault="003E202A" w:rsidP="003E202A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подключить заголовочный </w:t>
      </w:r>
      <w:r w:rsidRPr="003E202A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SFML/Graphics.hpp в предварительно </w:t>
      </w:r>
    </w:p>
    <w:p w:rsidR="003E202A" w:rsidRDefault="003E202A" w:rsidP="003E202A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созданном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3E202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3E20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пустого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E202A">
        <w:rPr>
          <w:rFonts w:ascii="Times New Roman" w:hAnsi="Times New Roman" w:cs="Times New Roman"/>
          <w:sz w:val="28"/>
          <w:szCs w:val="28"/>
          <w:lang w:val="ru-RU"/>
        </w:rPr>
        <w:t xml:space="preserve">++. </w:t>
      </w:r>
      <w:r>
        <w:rPr>
          <w:rFonts w:ascii="Times New Roman" w:hAnsi="Times New Roman" w:cs="Times New Roman"/>
          <w:sz w:val="28"/>
          <w:szCs w:val="28"/>
          <w:lang w:val="ru-RU"/>
        </w:rPr>
        <w:t>Для удобства</w:t>
      </w:r>
    </w:p>
    <w:p w:rsidR="00604CE4" w:rsidRDefault="003E202A" w:rsidP="003E202A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сразу выбирается пространство имен </w:t>
      </w:r>
      <w:r>
        <w:rPr>
          <w:rFonts w:ascii="Times New Roman" w:hAnsi="Times New Roman" w:cs="Times New Roman"/>
          <w:sz w:val="28"/>
          <w:szCs w:val="28"/>
          <w:lang w:val="en-US"/>
        </w:rPr>
        <w:t>sf.</w:t>
      </w:r>
    </w:p>
    <w:p w:rsidR="00604CE4" w:rsidRDefault="00604CE4" w:rsidP="003E202A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Создадим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7), объекты данного класса будут часто</w:t>
      </w:r>
    </w:p>
    <w:p w:rsidR="00604CE4" w:rsidRPr="00604CE4" w:rsidRDefault="00604CE4" w:rsidP="003E202A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использоваться в разных местах программы.</w:t>
      </w:r>
    </w:p>
    <w:p w:rsidR="003E202A" w:rsidRDefault="00604CE4" w:rsidP="003E202A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r>
        <w:rPr>
          <w:noProof/>
          <w:lang w:val="ru-RU"/>
        </w:rPr>
        <w:drawing>
          <wp:inline distT="0" distB="0" distL="0" distR="0" wp14:anchorId="2BDB6215" wp14:editId="18804CD4">
            <wp:extent cx="1628775" cy="1076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CE4" w:rsidRDefault="00604CE4" w:rsidP="003E202A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Рис. 7</w:t>
      </w:r>
    </w:p>
    <w:p w:rsidR="00604CE4" w:rsidRDefault="00604CE4" w:rsidP="003E202A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04CE4" w:rsidRDefault="00604CE4" w:rsidP="003E202A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Перейдем к созданию функции, отвечающей за окно с меню (Рис. 8)</w:t>
      </w:r>
    </w:p>
    <w:p w:rsidR="00604CE4" w:rsidRDefault="00604CE4" w:rsidP="003E202A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40FDDCB" wp14:editId="2A87B579">
            <wp:extent cx="6114415" cy="423735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CE4" w:rsidRDefault="00604CE4" w:rsidP="00604CE4">
      <w:pPr>
        <w:spacing w:before="182" w:line="192" w:lineRule="auto"/>
        <w:ind w:right="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8</w:t>
      </w:r>
    </w:p>
    <w:p w:rsidR="00885511" w:rsidRDefault="00604CE4" w:rsidP="00604CE4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Создадим объект класса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604CE4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RenderWindow</w:t>
      </w:r>
      <w:proofErr w:type="spellEnd"/>
      <w:r w:rsidRPr="00604C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назовем 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MenuWindow</w:t>
      </w:r>
      <w:proofErr w:type="spellEnd"/>
      <w:r w:rsidR="00885511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</w:p>
    <w:p w:rsidR="00885511" w:rsidRDefault="00885511" w:rsidP="00604CE4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будет окно расширением 323х151, с названием </w:t>
      </w:r>
      <w:r w:rsidRPr="00885511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8855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Battle</w:t>
      </w:r>
      <w:r w:rsidRPr="00885511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присвоим</w:t>
      </w:r>
    </w:p>
    <w:p w:rsidR="00885511" w:rsidRDefault="00885511" w:rsidP="00604CE4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 указателю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pMenuWindow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данное окно (потребуется в дальнейшем)</w:t>
      </w:r>
      <w:r w:rsidRPr="0088551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57F82" w:rsidRDefault="00885511" w:rsidP="00604CE4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Создадим текстуру, которая будет загружена из файла (Рис. 9)</w:t>
      </w:r>
      <w:r w:rsidR="00757F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57F82" w:rsidRDefault="00757F82" w:rsidP="00604CE4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7F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029200" cy="1533525"/>
            <wp:effectExtent l="0" t="0" r="0" b="9525"/>
            <wp:docPr id="18" name="Рисунок 18" descr="C:\Users\mikso\Documents\IT projects\BMSTU_Project\BMSTU_Project\Buttons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so\Documents\IT projects\BMSTU_Project\BMSTU_Project\ButtonsCirc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9</w:t>
      </w:r>
    </w:p>
    <w:p w:rsidR="00885511" w:rsidRDefault="00757F82" w:rsidP="00604CE4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Затем из данной структуры создадим спрайт, который как бы отсечет самую</w:t>
      </w:r>
    </w:p>
    <w:p w:rsidR="00757F82" w:rsidRDefault="00757F82" w:rsidP="00604CE4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правую круговую область (она нам не нужна). Теперь необходимо создать</w:t>
      </w:r>
    </w:p>
    <w:p w:rsidR="00757F82" w:rsidRDefault="00757F82" w:rsidP="00604CE4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757F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хранить в нем координаты</w:t>
      </w:r>
    </w:p>
    <w:p w:rsidR="00757F82" w:rsidRDefault="00757F82" w:rsidP="00604CE4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мышки относительно созданного окна. До тех пор, пока открыто окно,</w:t>
      </w:r>
    </w:p>
    <w:p w:rsidR="00757F82" w:rsidRDefault="00757F82" w:rsidP="00604CE4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мы рисуем в нем созданный спрайт при помощи метода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57F8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57F82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и отображаем</w:t>
      </w:r>
    </w:p>
    <w:p w:rsidR="00757F82" w:rsidRDefault="00757F82" w:rsidP="00604CE4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при помощи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E61D9C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E61D9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61D9C" w:rsidRPr="00E61D9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61D9C">
        <w:rPr>
          <w:rFonts w:ascii="Times New Roman" w:hAnsi="Times New Roman" w:cs="Times New Roman"/>
          <w:sz w:val="28"/>
          <w:szCs w:val="28"/>
          <w:lang w:val="ru-RU"/>
        </w:rPr>
        <w:t xml:space="preserve">Теперь создадим объект класса </w:t>
      </w:r>
      <w:proofErr w:type="gramStart"/>
      <w:r w:rsidR="00E61D9C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="00E61D9C" w:rsidRPr="00E61D9C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="00E61D9C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="00E61D9C" w:rsidRPr="00E61D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1D9C">
        <w:rPr>
          <w:rFonts w:ascii="Times New Roman" w:hAnsi="Times New Roman" w:cs="Times New Roman"/>
          <w:sz w:val="28"/>
          <w:szCs w:val="28"/>
          <w:lang w:val="ru-RU"/>
        </w:rPr>
        <w:t>для получения</w:t>
      </w:r>
    </w:p>
    <w:p w:rsidR="00E61D9C" w:rsidRDefault="00E61D9C" w:rsidP="00604CE4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событий, полученных в ходе взаимодействия с окном. До тех пор, пока есть</w:t>
      </w:r>
    </w:p>
    <w:p w:rsidR="00E61D9C" w:rsidRDefault="00E61D9C" w:rsidP="00604CE4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события, которые можно обработать, мы определяем его тип</w:t>
      </w:r>
      <w:r w:rsidRPr="00E61D9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61D9C" w:rsidRPr="00E61D9C" w:rsidRDefault="00E61D9C" w:rsidP="00E61D9C">
      <w:pPr>
        <w:pStyle w:val="a6"/>
        <w:numPr>
          <w:ilvl w:val="0"/>
          <w:numId w:val="3"/>
        </w:num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 крестик – закрываем окно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61D9C" w:rsidRPr="00E61D9C" w:rsidRDefault="00E61D9C" w:rsidP="00E61D9C">
      <w:pPr>
        <w:pStyle w:val="a6"/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61D9C" w:rsidRPr="00E61D9C" w:rsidRDefault="00E61D9C" w:rsidP="00E61D9C">
      <w:pPr>
        <w:pStyle w:val="a6"/>
        <w:numPr>
          <w:ilvl w:val="0"/>
          <w:numId w:val="3"/>
        </w:num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Нажата левая кнопка мыши – если попали в область </w:t>
      </w:r>
      <w:r w:rsidRPr="00E61D9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E61D9C">
        <w:rPr>
          <w:rFonts w:ascii="Times New Roman" w:hAnsi="Times New Roman" w:cs="Times New Roman"/>
          <w:sz w:val="28"/>
          <w:szCs w:val="28"/>
          <w:lang w:val="ru-RU"/>
        </w:rPr>
        <w:t>”,</w:t>
      </w:r>
    </w:p>
    <w:p w:rsidR="00E61D9C" w:rsidRPr="00E61D9C" w:rsidRDefault="00E61D9C" w:rsidP="00E61D9C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:rsidR="00E61D9C" w:rsidRPr="002178C5" w:rsidRDefault="00E61D9C" w:rsidP="00E61D9C">
      <w:pPr>
        <w:pStyle w:val="a6"/>
        <w:spacing w:before="182" w:line="192" w:lineRule="auto"/>
        <w:ind w:right="7"/>
        <w:jc w:val="both"/>
        <w:rPr>
          <w:ins w:id="44" w:author="Михаил Соловьев" w:date="2020-05-21T00:57:00Z"/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 присваиваем глобальной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what</w:t>
      </w:r>
      <w:r w:rsidRPr="00E61D9C">
        <w:rPr>
          <w:rFonts w:ascii="Times New Roman" w:hAnsi="Times New Roman" w:cs="Times New Roman"/>
          <w:sz w:val="28"/>
          <w:szCs w:val="28"/>
          <w:lang w:val="ru-RU"/>
          <w:rPrChange w:id="45" w:author="Михаил Соловьев" w:date="2020-05-21T00:56:00Z">
            <w:rPr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t xml:space="preserve"> </w:t>
      </w:r>
      <w:ins w:id="46" w:author="Михаил Соловьев" w:date="2020-05-21T00:56:00Z">
        <w:r>
          <w:rPr>
            <w:rFonts w:ascii="Times New Roman" w:hAnsi="Times New Roman" w:cs="Times New Roman"/>
            <w:sz w:val="28"/>
            <w:szCs w:val="28"/>
            <w:lang w:val="ru-RU"/>
          </w:rPr>
          <w:t>единицу</w:t>
        </w:r>
      </w:ins>
      <w:ins w:id="47" w:author="Михаил Соловьев" w:date="2020-05-21T00:57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и закрываем окно</w:t>
        </w:r>
        <w:r w:rsidRPr="00E61D9C">
          <w:rPr>
            <w:rFonts w:ascii="Times New Roman" w:hAnsi="Times New Roman" w:cs="Times New Roman"/>
            <w:sz w:val="28"/>
            <w:szCs w:val="28"/>
            <w:lang w:val="ru-RU"/>
            <w:rPrChange w:id="48" w:author="Михаил Соловьев" w:date="2020-05-21T00:5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;</w:t>
        </w:r>
      </w:ins>
    </w:p>
    <w:p w:rsidR="00E61D9C" w:rsidRDefault="00E61D9C" w:rsidP="00E61D9C">
      <w:pPr>
        <w:pStyle w:val="a6"/>
        <w:spacing w:before="182" w:line="192" w:lineRule="auto"/>
        <w:ind w:right="7"/>
        <w:jc w:val="both"/>
        <w:rPr>
          <w:ins w:id="49" w:author="Михаил Соловьев" w:date="2020-05-21T00:57:00Z"/>
          <w:rFonts w:ascii="Times New Roman" w:hAnsi="Times New Roman" w:cs="Times New Roman"/>
          <w:sz w:val="28"/>
          <w:szCs w:val="28"/>
          <w:lang w:val="ru-RU"/>
        </w:rPr>
      </w:pPr>
    </w:p>
    <w:p w:rsidR="00E61D9C" w:rsidRDefault="00E61D9C" w:rsidP="00E61D9C">
      <w:pPr>
        <w:pStyle w:val="a6"/>
        <w:spacing w:before="182" w:line="192" w:lineRule="auto"/>
        <w:ind w:right="7"/>
        <w:jc w:val="both"/>
        <w:rPr>
          <w:ins w:id="50" w:author="Михаил Соловьев" w:date="2020-05-21T00:57:00Z"/>
          <w:rFonts w:ascii="Times New Roman" w:hAnsi="Times New Roman" w:cs="Times New Roman"/>
          <w:sz w:val="28"/>
          <w:szCs w:val="28"/>
          <w:lang w:val="ru-RU"/>
        </w:rPr>
      </w:pPr>
      <w:ins w:id="51" w:author="Михаил Соловьев" w:date="2020-05-21T00:57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если попали в область </w:t>
        </w:r>
        <w:r w:rsidRPr="00E61D9C">
          <w:rPr>
            <w:rFonts w:ascii="Times New Roman" w:hAnsi="Times New Roman" w:cs="Times New Roman"/>
            <w:sz w:val="28"/>
            <w:szCs w:val="28"/>
            <w:lang w:val="ru-RU"/>
            <w:rPrChange w:id="52" w:author="Михаил Соловьев" w:date="2020-05-21T00:5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“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EXIT</w:t>
        </w:r>
        <w:r w:rsidRPr="00E61D9C">
          <w:rPr>
            <w:rFonts w:ascii="Times New Roman" w:hAnsi="Times New Roman" w:cs="Times New Roman"/>
            <w:sz w:val="28"/>
            <w:szCs w:val="28"/>
            <w:lang w:val="ru-RU"/>
            <w:rPrChange w:id="53" w:author="Михаил Соловьев" w:date="2020-05-21T00:5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”,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присваиваем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what</w:t>
        </w:r>
        <w:r w:rsidRPr="00E61D9C">
          <w:rPr>
            <w:rFonts w:ascii="Times New Roman" w:hAnsi="Times New Roman" w:cs="Times New Roman"/>
            <w:sz w:val="28"/>
            <w:szCs w:val="28"/>
            <w:lang w:val="ru-RU"/>
            <w:rPrChange w:id="54" w:author="Михаил Соловьев" w:date="2020-05-21T00:5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2 и закрываем окно.</w:t>
        </w:r>
      </w:ins>
    </w:p>
    <w:p w:rsidR="00E61D9C" w:rsidRDefault="00E61D9C" w:rsidP="00E61D9C">
      <w:pPr>
        <w:spacing w:before="182" w:line="192" w:lineRule="auto"/>
        <w:ind w:right="7"/>
        <w:jc w:val="both"/>
        <w:rPr>
          <w:ins w:id="55" w:author="Михаил Соловьев" w:date="2020-05-21T00:59:00Z"/>
          <w:rFonts w:ascii="Times New Roman" w:hAnsi="Times New Roman" w:cs="Times New Roman"/>
          <w:sz w:val="28"/>
          <w:szCs w:val="28"/>
          <w:lang w:val="ru-RU"/>
        </w:rPr>
        <w:pPrChange w:id="56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57" w:author="Михаил Соловьев" w:date="2020-05-21T00:58:00Z">
        <w:r>
          <w:rPr>
            <w:rFonts w:ascii="Times New Roman" w:hAnsi="Times New Roman" w:cs="Times New Roman"/>
            <w:sz w:val="28"/>
            <w:szCs w:val="28"/>
            <w:lang w:val="ru-RU"/>
          </w:rPr>
          <w:t>Для определения границ областей было использовано уравнение окружности</w:t>
        </w:r>
        <w:r w:rsidRPr="00E61D9C">
          <w:rPr>
            <w:rFonts w:ascii="Times New Roman" w:hAnsi="Times New Roman" w:cs="Times New Roman"/>
            <w:sz w:val="28"/>
            <w:szCs w:val="28"/>
            <w:lang w:val="ru-RU"/>
            <w:rPrChange w:id="58" w:author="Михаил Соловьев" w:date="2020-05-21T00:59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.</w:t>
        </w:r>
      </w:ins>
    </w:p>
    <w:p w:rsidR="001D3CA9" w:rsidRDefault="001D3CA9" w:rsidP="00E61D9C">
      <w:pPr>
        <w:spacing w:before="182" w:line="192" w:lineRule="auto"/>
        <w:ind w:right="7"/>
        <w:jc w:val="both"/>
        <w:rPr>
          <w:ins w:id="59" w:author="Михаил Соловьев" w:date="2020-05-21T01:01:00Z"/>
          <w:rFonts w:ascii="Times New Roman" w:hAnsi="Times New Roman" w:cs="Times New Roman"/>
          <w:sz w:val="28"/>
          <w:szCs w:val="28"/>
          <w:lang w:val="ru-RU"/>
        </w:rPr>
        <w:pPrChange w:id="60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</w:p>
    <w:p w:rsidR="002178C5" w:rsidRDefault="002178C5" w:rsidP="00E61D9C">
      <w:pPr>
        <w:spacing w:before="182" w:line="192" w:lineRule="auto"/>
        <w:ind w:right="7"/>
        <w:jc w:val="both"/>
        <w:rPr>
          <w:ins w:id="61" w:author="Михаил Соловьев" w:date="2020-05-21T01:03:00Z"/>
          <w:rFonts w:ascii="Times New Roman" w:hAnsi="Times New Roman" w:cs="Times New Roman"/>
          <w:sz w:val="28"/>
          <w:szCs w:val="28"/>
          <w:lang w:val="ru-RU"/>
        </w:rPr>
        <w:pPrChange w:id="62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63" w:author="Михаил Соловьев" w:date="2020-05-21T01:01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Создадим класс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beam</w:t>
        </w:r>
        <w:r w:rsidRPr="002178C5">
          <w:rPr>
            <w:rFonts w:ascii="Times New Roman" w:hAnsi="Times New Roman" w:cs="Times New Roman"/>
            <w:sz w:val="28"/>
            <w:szCs w:val="28"/>
            <w:lang w:val="ru-RU"/>
            <w:rPrChange w:id="64" w:author="Михаил Соловьев" w:date="2020-05-21T01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,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поля которого дадут представление о луче</w:t>
        </w:r>
      </w:ins>
      <w:ins w:id="65" w:author="Михаил Соловьев" w:date="2020-05-21T01:02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(Рис. 9)</w:t>
        </w:r>
      </w:ins>
      <w:ins w:id="66" w:author="Михаил Соловьев" w:date="2020-05-21T01:03:00Z">
        <w:r>
          <w:rPr>
            <w:rFonts w:ascii="Times New Roman" w:hAnsi="Times New Roman" w:cs="Times New Roman"/>
            <w:sz w:val="28"/>
            <w:szCs w:val="28"/>
            <w:lang w:val="ru-RU"/>
          </w:rPr>
          <w:t>.</w:t>
        </w:r>
      </w:ins>
    </w:p>
    <w:p w:rsidR="002178C5" w:rsidRDefault="002178C5" w:rsidP="00E61D9C">
      <w:pPr>
        <w:spacing w:before="182" w:line="192" w:lineRule="auto"/>
        <w:ind w:right="7"/>
        <w:jc w:val="both"/>
        <w:rPr>
          <w:ins w:id="67" w:author="Михаил Соловьев" w:date="2020-05-21T01:03:00Z"/>
          <w:rFonts w:ascii="Times New Roman" w:hAnsi="Times New Roman" w:cs="Times New Roman"/>
          <w:sz w:val="28"/>
          <w:szCs w:val="28"/>
          <w:lang w:val="ru-RU"/>
        </w:rPr>
        <w:pPrChange w:id="68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69" w:author="Михаил Соловьев" w:date="2020-05-21T01:03:00Z">
        <w:r>
          <w:rPr>
            <w:noProof/>
            <w:lang w:val="ru-RU"/>
          </w:rPr>
          <w:drawing>
            <wp:inline distT="0" distB="0" distL="0" distR="0" wp14:anchorId="0CEE11B5" wp14:editId="7CCA4CE9">
              <wp:extent cx="1695450" cy="1714500"/>
              <wp:effectExtent l="0" t="0" r="0" b="0"/>
              <wp:docPr id="19" name="Рисунок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95450" cy="1714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Рис. 9</w:t>
        </w:r>
      </w:ins>
    </w:p>
    <w:p w:rsidR="002178C5" w:rsidRDefault="002178C5" w:rsidP="00E61D9C">
      <w:pPr>
        <w:spacing w:before="182" w:line="192" w:lineRule="auto"/>
        <w:ind w:right="7"/>
        <w:jc w:val="both"/>
        <w:rPr>
          <w:ins w:id="70" w:author="Михаил Соловьев" w:date="2020-05-21T01:04:00Z"/>
          <w:rFonts w:ascii="Times New Roman" w:hAnsi="Times New Roman" w:cs="Times New Roman"/>
          <w:sz w:val="28"/>
          <w:szCs w:val="28"/>
          <w:lang w:val="ru-RU"/>
        </w:rPr>
        <w:pPrChange w:id="71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72" w:author="Михаил Соловьев" w:date="2020-05-21T01:03:00Z">
        <w:r>
          <w:rPr>
            <w:rFonts w:ascii="Times New Roman" w:hAnsi="Times New Roman" w:cs="Times New Roman"/>
            <w:sz w:val="28"/>
            <w:szCs w:val="28"/>
            <w:lang w:val="ru-RU"/>
          </w:rPr>
          <w:t>Полями данного класса являются позиции левого и правого лучей</w:t>
        </w:r>
      </w:ins>
      <w:ins w:id="73" w:author="Михаил Соловьев" w:date="2020-05-21T01:04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, их спрайты, </w:t>
        </w:r>
      </w:ins>
    </w:p>
    <w:p w:rsidR="002178C5" w:rsidRDefault="002178C5" w:rsidP="00E61D9C">
      <w:pPr>
        <w:spacing w:before="182" w:line="192" w:lineRule="auto"/>
        <w:ind w:right="7"/>
        <w:jc w:val="both"/>
        <w:rPr>
          <w:ins w:id="74" w:author="Михаил Соловьев" w:date="2020-05-21T01:04:00Z"/>
          <w:rFonts w:ascii="Times New Roman" w:hAnsi="Times New Roman" w:cs="Times New Roman"/>
          <w:sz w:val="28"/>
          <w:szCs w:val="28"/>
          <w:lang w:val="ru-RU"/>
        </w:rPr>
        <w:pPrChange w:id="75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76" w:author="Михаил Соловьев" w:date="2020-05-21T01:04:00Z">
        <w:r>
          <w:rPr>
            <w:rFonts w:ascii="Times New Roman" w:hAnsi="Times New Roman" w:cs="Times New Roman"/>
            <w:sz w:val="28"/>
            <w:szCs w:val="28"/>
            <w:lang w:val="ru-RU"/>
          </w:rPr>
          <w:t>высота и ширина спрайтов и урон, наносимый лучом.</w:t>
        </w:r>
      </w:ins>
    </w:p>
    <w:p w:rsidR="002178C5" w:rsidRDefault="002178C5" w:rsidP="00E61D9C">
      <w:pPr>
        <w:spacing w:before="182" w:line="192" w:lineRule="auto"/>
        <w:ind w:right="7"/>
        <w:jc w:val="both"/>
        <w:rPr>
          <w:ins w:id="77" w:author="Михаил Соловьев" w:date="2020-05-21T01:05:00Z"/>
          <w:rFonts w:ascii="Times New Roman" w:hAnsi="Times New Roman" w:cs="Times New Roman"/>
          <w:sz w:val="28"/>
          <w:szCs w:val="28"/>
          <w:lang w:val="ru-RU"/>
        </w:rPr>
        <w:pPrChange w:id="78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</w:p>
    <w:p w:rsidR="008F68E0" w:rsidRDefault="002178C5" w:rsidP="00E61D9C">
      <w:pPr>
        <w:spacing w:before="182" w:line="192" w:lineRule="auto"/>
        <w:ind w:right="7"/>
        <w:jc w:val="both"/>
        <w:rPr>
          <w:ins w:id="79" w:author="Михаил Соловьев" w:date="2020-05-21T01:08:00Z"/>
          <w:rFonts w:ascii="Times New Roman" w:hAnsi="Times New Roman" w:cs="Times New Roman"/>
          <w:sz w:val="28"/>
          <w:szCs w:val="28"/>
          <w:lang w:val="ru-RU"/>
        </w:rPr>
        <w:pPrChange w:id="80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81" w:author="Михаил Соловьев" w:date="2020-05-21T01:05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Создадим класс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player</w:t>
        </w:r>
        <w:r w:rsidRPr="002178C5">
          <w:rPr>
            <w:rFonts w:ascii="Times New Roman" w:hAnsi="Times New Roman" w:cs="Times New Roman"/>
            <w:sz w:val="28"/>
            <w:szCs w:val="28"/>
            <w:lang w:val="ru-RU"/>
            <w:rPrChange w:id="82" w:author="Михаил Соловьев" w:date="2020-05-21T01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с информацией</w:t>
        </w:r>
      </w:ins>
      <w:ins w:id="83" w:author="Михаил Соловьев" w:date="2020-05-21T01:06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об игроке</w:t>
        </w:r>
      </w:ins>
      <w:ins w:id="84" w:author="Михаил Соловьев" w:date="2020-05-21T01:08:00Z">
        <w:r w:rsidR="008F68E0">
          <w:rPr>
            <w:rFonts w:ascii="Times New Roman" w:hAnsi="Times New Roman" w:cs="Times New Roman"/>
            <w:sz w:val="28"/>
            <w:szCs w:val="28"/>
            <w:lang w:val="ru-RU"/>
          </w:rPr>
          <w:t xml:space="preserve"> и сразу же объявим глобально</w:t>
        </w:r>
      </w:ins>
    </w:p>
    <w:p w:rsidR="002178C5" w:rsidRDefault="008F68E0" w:rsidP="00E61D9C">
      <w:pPr>
        <w:spacing w:before="182" w:line="192" w:lineRule="auto"/>
        <w:ind w:right="7"/>
        <w:jc w:val="both"/>
        <w:rPr>
          <w:ins w:id="85" w:author="Михаил Соловьев" w:date="2020-05-21T01:07:00Z"/>
          <w:rFonts w:ascii="Times New Roman" w:hAnsi="Times New Roman" w:cs="Times New Roman"/>
          <w:sz w:val="28"/>
          <w:szCs w:val="28"/>
          <w:lang w:val="ru-RU"/>
        </w:rPr>
        <w:pPrChange w:id="86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87" w:author="Михаил Соловьев" w:date="2020-05-21T01:08:00Z">
        <w:r>
          <w:rPr>
            <w:rFonts w:ascii="Times New Roman" w:hAnsi="Times New Roman" w:cs="Times New Roman"/>
            <w:sz w:val="28"/>
            <w:szCs w:val="28"/>
            <w:lang w:val="ru-RU"/>
          </w:rPr>
          <w:t>объект этого класса</w:t>
        </w:r>
      </w:ins>
      <w:ins w:id="88" w:author="Михаил Соловьев" w:date="2020-05-21T01:06:00Z">
        <w:r w:rsidR="002178C5">
          <w:rPr>
            <w:rFonts w:ascii="Times New Roman" w:hAnsi="Times New Roman" w:cs="Times New Roman"/>
            <w:sz w:val="28"/>
            <w:szCs w:val="28"/>
            <w:lang w:val="ru-RU"/>
          </w:rPr>
          <w:t xml:space="preserve"> (Рис. 10).</w:t>
        </w:r>
      </w:ins>
    </w:p>
    <w:p w:rsidR="008F68E0" w:rsidRDefault="008F68E0" w:rsidP="00E61D9C">
      <w:pPr>
        <w:spacing w:before="182" w:line="192" w:lineRule="auto"/>
        <w:ind w:right="7"/>
        <w:jc w:val="both"/>
        <w:rPr>
          <w:ins w:id="89" w:author="Михаил Соловьев" w:date="2020-05-21T01:06:00Z"/>
          <w:rFonts w:ascii="Times New Roman" w:hAnsi="Times New Roman" w:cs="Times New Roman"/>
          <w:sz w:val="28"/>
          <w:szCs w:val="28"/>
          <w:lang w:val="ru-RU"/>
        </w:rPr>
        <w:pPrChange w:id="90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91" w:author="Михаил Соловьев" w:date="2020-05-21T01:08:00Z">
        <w:r>
          <w:rPr>
            <w:noProof/>
            <w:lang w:val="ru-RU"/>
          </w:rPr>
          <w:drawing>
            <wp:inline distT="0" distB="0" distL="0" distR="0" wp14:anchorId="65339C2F" wp14:editId="5B47C9C3">
              <wp:extent cx="2200275" cy="1476375"/>
              <wp:effectExtent l="0" t="0" r="9525" b="9525"/>
              <wp:docPr id="20" name="Рисунок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00275" cy="1476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92" w:author="Михаил Соловьев" w:date="2020-05-21T01:09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Рис. 10</w:t>
        </w:r>
      </w:ins>
    </w:p>
    <w:p w:rsidR="002178C5" w:rsidRDefault="002178C5" w:rsidP="00E61D9C">
      <w:pPr>
        <w:spacing w:before="182" w:line="192" w:lineRule="auto"/>
        <w:ind w:right="7"/>
        <w:jc w:val="both"/>
        <w:rPr>
          <w:ins w:id="93" w:author="Михаил Соловьев" w:date="2020-05-21T01:11:00Z"/>
          <w:rFonts w:ascii="Times New Roman" w:hAnsi="Times New Roman" w:cs="Times New Roman"/>
          <w:sz w:val="28"/>
          <w:szCs w:val="28"/>
          <w:lang w:val="ru-RU"/>
        </w:rPr>
        <w:pPrChange w:id="94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95" w:author="Михаил Соловьев" w:date="2020-05-21T01:05:00Z">
        <w:r w:rsidRPr="008F68E0">
          <w:rPr>
            <w:rFonts w:ascii="Times New Roman" w:hAnsi="Times New Roman" w:cs="Times New Roman"/>
            <w:sz w:val="28"/>
            <w:szCs w:val="28"/>
            <w:lang w:val="ru-RU"/>
            <w:rPrChange w:id="96" w:author="Михаил Соловьев" w:date="2020-05-21T01:09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lastRenderedPageBreak/>
          <w:t xml:space="preserve"> </w:t>
        </w:r>
      </w:ins>
      <w:ins w:id="97" w:author="Михаил Соловьев" w:date="2020-05-21T01:11:00Z">
        <w:r w:rsidR="003C2532">
          <w:rPr>
            <w:rFonts w:ascii="Times New Roman" w:hAnsi="Times New Roman" w:cs="Times New Roman"/>
            <w:sz w:val="28"/>
            <w:szCs w:val="28"/>
            <w:lang w:val="ru-RU"/>
          </w:rPr>
          <w:t xml:space="preserve">Создадим класс </w:t>
        </w:r>
        <w:r w:rsidR="003C2532">
          <w:rPr>
            <w:rFonts w:ascii="Times New Roman" w:hAnsi="Times New Roman" w:cs="Times New Roman"/>
            <w:sz w:val="28"/>
            <w:szCs w:val="28"/>
            <w:lang w:val="en-US"/>
          </w:rPr>
          <w:t>enemy</w:t>
        </w:r>
        <w:r w:rsidR="003C2532" w:rsidRPr="003C2532">
          <w:rPr>
            <w:rFonts w:ascii="Times New Roman" w:hAnsi="Times New Roman" w:cs="Times New Roman"/>
            <w:sz w:val="28"/>
            <w:szCs w:val="28"/>
            <w:lang w:val="ru-RU"/>
            <w:rPrChange w:id="98" w:author="Михаил Соловьев" w:date="2020-05-21T01:1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="003C2532">
          <w:rPr>
            <w:rFonts w:ascii="Times New Roman" w:hAnsi="Times New Roman" w:cs="Times New Roman"/>
            <w:sz w:val="28"/>
            <w:szCs w:val="28"/>
            <w:lang w:val="ru-RU"/>
          </w:rPr>
          <w:t>с информацией о враге и сразу же создадим</w:t>
        </w:r>
      </w:ins>
    </w:p>
    <w:p w:rsidR="003C2532" w:rsidRDefault="003C2532" w:rsidP="00E61D9C">
      <w:pPr>
        <w:spacing w:before="182" w:line="192" w:lineRule="auto"/>
        <w:ind w:right="7"/>
        <w:jc w:val="both"/>
        <w:rPr>
          <w:ins w:id="99" w:author="Михаил Соловьев" w:date="2020-05-21T01:13:00Z"/>
          <w:rFonts w:ascii="Times New Roman" w:hAnsi="Times New Roman" w:cs="Times New Roman"/>
          <w:sz w:val="28"/>
          <w:szCs w:val="28"/>
          <w:lang w:val="ru-RU"/>
        </w:rPr>
        <w:pPrChange w:id="100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01" w:author="Михаил Соловьев" w:date="2020-05-21T01:12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глобальный список объектов данного класса</w:t>
        </w:r>
      </w:ins>
      <w:ins w:id="102" w:author="Михаил Соловьев" w:date="2020-05-21T01:13:00Z">
        <w:r>
          <w:rPr>
            <w:rFonts w:ascii="Times New Roman" w:hAnsi="Times New Roman" w:cs="Times New Roman"/>
            <w:sz w:val="28"/>
            <w:szCs w:val="28"/>
            <w:lang w:val="ru-RU"/>
          </w:rPr>
          <w:t>, не забыв использовать</w:t>
        </w:r>
      </w:ins>
    </w:p>
    <w:p w:rsidR="003C2532" w:rsidRDefault="003C2532" w:rsidP="00E61D9C">
      <w:pPr>
        <w:spacing w:before="182" w:line="192" w:lineRule="auto"/>
        <w:ind w:right="7"/>
        <w:jc w:val="both"/>
        <w:rPr>
          <w:ins w:id="103" w:author="Михаил Соловьев" w:date="2020-05-21T01:14:00Z"/>
          <w:rFonts w:ascii="Times New Roman" w:hAnsi="Times New Roman" w:cs="Times New Roman"/>
          <w:sz w:val="28"/>
          <w:szCs w:val="28"/>
          <w:lang w:val="ru-RU"/>
        </w:rPr>
        <w:pPrChange w:id="104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05" w:author="Михаил Соловьев" w:date="2020-05-21T01:13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пространство имен </w:t>
        </w:r>
        <w:proofErr w:type="spellStart"/>
        <w:r>
          <w:rPr>
            <w:rFonts w:ascii="Times New Roman" w:hAnsi="Times New Roman" w:cs="Times New Roman"/>
            <w:sz w:val="28"/>
            <w:szCs w:val="28"/>
            <w:lang w:val="en-US"/>
          </w:rPr>
          <w:t>std</w:t>
        </w:r>
        <w:proofErr w:type="spellEnd"/>
        <w:r w:rsidRPr="003C2532">
          <w:rPr>
            <w:rFonts w:ascii="Times New Roman" w:hAnsi="Times New Roman" w:cs="Times New Roman"/>
            <w:sz w:val="28"/>
            <w:szCs w:val="28"/>
            <w:lang w:val="ru-RU"/>
            <w:rPrChange w:id="106" w:author="Михаил Соловьев" w:date="2020-05-21T01:1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и назвав список </w:t>
        </w:r>
        <w:proofErr w:type="spellStart"/>
        <w:r>
          <w:rPr>
            <w:rFonts w:ascii="Times New Roman" w:hAnsi="Times New Roman" w:cs="Times New Roman"/>
            <w:sz w:val="28"/>
            <w:szCs w:val="28"/>
            <w:lang w:val="en-US"/>
          </w:rPr>
          <w:t>EnemyList</w:t>
        </w:r>
      </w:ins>
      <w:proofErr w:type="spellEnd"/>
      <w:ins w:id="107" w:author="Михаил Соловьев" w:date="2020-05-21T01:14:00Z">
        <w:r w:rsidRPr="003C2532">
          <w:rPr>
            <w:rFonts w:ascii="Times New Roman" w:hAnsi="Times New Roman" w:cs="Times New Roman"/>
            <w:sz w:val="28"/>
            <w:szCs w:val="28"/>
            <w:lang w:val="ru-RU"/>
            <w:rPrChange w:id="108" w:author="Михаил Соловьев" w:date="2020-05-21T01:1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(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Рис. 11).</w:t>
        </w:r>
      </w:ins>
    </w:p>
    <w:p w:rsidR="003C2532" w:rsidRDefault="003C2532" w:rsidP="00E61D9C">
      <w:pPr>
        <w:spacing w:before="182" w:line="192" w:lineRule="auto"/>
        <w:ind w:right="7"/>
        <w:jc w:val="both"/>
        <w:rPr>
          <w:ins w:id="109" w:author="Михаил Соловьев" w:date="2020-05-21T01:21:00Z"/>
          <w:rFonts w:ascii="Times New Roman" w:hAnsi="Times New Roman" w:cs="Times New Roman"/>
          <w:sz w:val="28"/>
          <w:szCs w:val="28"/>
          <w:lang w:val="ru-RU"/>
        </w:rPr>
        <w:pPrChange w:id="110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11" w:author="Михаил Соловьев" w:date="2020-05-21T01:14:00Z">
        <w:r>
          <w:rPr>
            <w:noProof/>
            <w:lang w:val="ru-RU"/>
          </w:rPr>
          <w:drawing>
            <wp:inline distT="0" distB="0" distL="0" distR="0" wp14:anchorId="1B99A6AB" wp14:editId="12B0E0C9">
              <wp:extent cx="2333625" cy="1343025"/>
              <wp:effectExtent l="0" t="0" r="9525" b="9525"/>
              <wp:docPr id="21" name="Рисунок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33625" cy="1343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12" w:author="Михаил Соловьев" w:date="2020-05-21T01:15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Рис. 11</w:t>
        </w:r>
      </w:ins>
    </w:p>
    <w:p w:rsidR="00DC65E3" w:rsidRDefault="00DC65E3" w:rsidP="00E61D9C">
      <w:pPr>
        <w:spacing w:before="182" w:line="192" w:lineRule="auto"/>
        <w:ind w:right="7"/>
        <w:jc w:val="both"/>
        <w:rPr>
          <w:ins w:id="113" w:author="Михаил Соловьев" w:date="2020-05-21T01:16:00Z"/>
          <w:rFonts w:ascii="Times New Roman" w:hAnsi="Times New Roman" w:cs="Times New Roman"/>
          <w:sz w:val="28"/>
          <w:szCs w:val="28"/>
          <w:lang w:val="ru-RU"/>
        </w:rPr>
        <w:pPrChange w:id="114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</w:p>
    <w:p w:rsidR="00CF51AE" w:rsidRDefault="00CF51AE" w:rsidP="00E61D9C">
      <w:pPr>
        <w:spacing w:before="182" w:line="192" w:lineRule="auto"/>
        <w:ind w:right="7"/>
        <w:jc w:val="both"/>
        <w:rPr>
          <w:ins w:id="115" w:author="Михаил Соловьев" w:date="2020-05-21T01:17:00Z"/>
          <w:rFonts w:ascii="Times New Roman" w:hAnsi="Times New Roman" w:cs="Times New Roman"/>
          <w:sz w:val="28"/>
          <w:szCs w:val="28"/>
          <w:lang w:val="ru-RU"/>
        </w:rPr>
        <w:pPrChange w:id="116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17" w:author="Михаил Соловьев" w:date="2020-05-21T01:16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Реализуем функцию добавления врага </w:t>
        </w:r>
      </w:ins>
      <w:ins w:id="118" w:author="Михаил Соловьев" w:date="2020-05-21T01:17:00Z">
        <w:r>
          <w:rPr>
            <w:rFonts w:ascii="Times New Roman" w:hAnsi="Times New Roman" w:cs="Times New Roman"/>
            <w:sz w:val="28"/>
            <w:szCs w:val="28"/>
            <w:lang w:val="ru-RU"/>
          </w:rPr>
          <w:t>(Рис. 12).</w:t>
        </w:r>
      </w:ins>
    </w:p>
    <w:p w:rsidR="00CF51AE" w:rsidRDefault="00CF51AE" w:rsidP="00E61D9C">
      <w:pPr>
        <w:spacing w:before="182" w:line="192" w:lineRule="auto"/>
        <w:ind w:right="7"/>
        <w:jc w:val="both"/>
        <w:rPr>
          <w:ins w:id="119" w:author="Михаил Соловьев" w:date="2020-05-21T01:17:00Z"/>
          <w:rFonts w:ascii="Times New Roman" w:hAnsi="Times New Roman" w:cs="Times New Roman"/>
          <w:sz w:val="28"/>
          <w:szCs w:val="28"/>
          <w:lang w:val="ru-RU"/>
        </w:rPr>
        <w:pPrChange w:id="120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21" w:author="Михаил Соловьев" w:date="2020-05-21T01:17:00Z">
        <w:r>
          <w:rPr>
            <w:noProof/>
            <w:lang w:val="ru-RU"/>
          </w:rPr>
          <w:drawing>
            <wp:inline distT="0" distB="0" distL="0" distR="0" wp14:anchorId="03210239" wp14:editId="6A9C7622">
              <wp:extent cx="4886325" cy="1647825"/>
              <wp:effectExtent l="0" t="0" r="9525" b="9525"/>
              <wp:docPr id="22" name="Рисунок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86325" cy="16478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Рис. 12</w:t>
        </w:r>
      </w:ins>
    </w:p>
    <w:p w:rsidR="00CF51AE" w:rsidRDefault="00CF51AE" w:rsidP="00E61D9C">
      <w:pPr>
        <w:spacing w:before="182" w:line="192" w:lineRule="auto"/>
        <w:ind w:right="7"/>
        <w:jc w:val="both"/>
        <w:rPr>
          <w:ins w:id="122" w:author="Михаил Соловьев" w:date="2020-05-21T01:18:00Z"/>
          <w:rFonts w:ascii="Times New Roman" w:hAnsi="Times New Roman" w:cs="Times New Roman"/>
          <w:sz w:val="28"/>
          <w:szCs w:val="28"/>
          <w:lang w:val="ru-RU"/>
        </w:rPr>
        <w:pPrChange w:id="123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24" w:author="Михаил Соловьев" w:date="2020-05-21T01:17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После загрузки спрайта и установки его на случайные позиции </w:t>
        </w:r>
      </w:ins>
      <w:ins w:id="125" w:author="Михаил Соловьев" w:date="2020-05-21T01:18:00Z">
        <w:r w:rsidRPr="00CF51AE">
          <w:rPr>
            <w:rFonts w:ascii="Times New Roman" w:hAnsi="Times New Roman" w:cs="Times New Roman"/>
            <w:sz w:val="28"/>
            <w:szCs w:val="28"/>
            <w:lang w:val="ru-RU"/>
            <w:rPrChange w:id="126" w:author="Михаил Соловьев" w:date="2020-05-21T01:1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(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y</w:t>
        </w:r>
        <w:r w:rsidRPr="00CF51AE">
          <w:rPr>
            <w:rFonts w:ascii="Times New Roman" w:hAnsi="Times New Roman" w:cs="Times New Roman"/>
            <w:sz w:val="28"/>
            <w:szCs w:val="28"/>
            <w:lang w:val="ru-RU"/>
            <w:rPrChange w:id="127" w:author="Михаил Соловьев" w:date="2020-05-21T01:1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зависит от </w:t>
        </w:r>
      </w:ins>
    </w:p>
    <w:p w:rsidR="00CF51AE" w:rsidRDefault="00CF51AE" w:rsidP="00E61D9C">
      <w:pPr>
        <w:spacing w:before="182" w:line="192" w:lineRule="auto"/>
        <w:ind w:right="7"/>
        <w:jc w:val="both"/>
        <w:rPr>
          <w:ins w:id="128" w:author="Михаил Соловьев" w:date="2020-05-21T01:19:00Z"/>
          <w:rFonts w:ascii="Times New Roman" w:hAnsi="Times New Roman" w:cs="Times New Roman"/>
          <w:sz w:val="28"/>
          <w:szCs w:val="28"/>
          <w:lang w:val="ru-RU"/>
        </w:rPr>
        <w:pPrChange w:id="129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30" w:author="Михаил Соловьев" w:date="2020-05-21T01:18:00Z">
        <w:r>
          <w:rPr>
            <w:rFonts w:ascii="Times New Roman" w:hAnsi="Times New Roman" w:cs="Times New Roman"/>
            <w:sz w:val="28"/>
            <w:szCs w:val="28"/>
            <w:lang w:val="ru-RU"/>
          </w:rPr>
          <w:t>текущей позиции игрока</w:t>
        </w:r>
      </w:ins>
      <w:ins w:id="131" w:author="Михаил Соловьев" w:date="2020-05-21T01:19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для того, чтобы никогда не быть ниже, чем игрок),</w:t>
        </w:r>
      </w:ins>
    </w:p>
    <w:p w:rsidR="00CF51AE" w:rsidRDefault="00CF51AE" w:rsidP="00E61D9C">
      <w:pPr>
        <w:spacing w:before="182" w:line="192" w:lineRule="auto"/>
        <w:ind w:right="7"/>
        <w:jc w:val="both"/>
        <w:rPr>
          <w:ins w:id="132" w:author="Михаил Соловьев" w:date="2020-05-21T01:22:00Z"/>
          <w:rFonts w:ascii="Times New Roman" w:hAnsi="Times New Roman" w:cs="Times New Roman"/>
          <w:sz w:val="28"/>
          <w:szCs w:val="28"/>
          <w:lang w:val="ru-RU"/>
        </w:rPr>
        <w:pPrChange w:id="133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34" w:author="Михаил Соловьев" w:date="2020-05-21T01:19:00Z">
        <w:r>
          <w:rPr>
            <w:rFonts w:ascii="Times New Roman" w:hAnsi="Times New Roman" w:cs="Times New Roman"/>
            <w:sz w:val="28"/>
            <w:szCs w:val="28"/>
            <w:lang w:val="ru-RU"/>
          </w:rPr>
          <w:t>добавим в список</w:t>
        </w:r>
      </w:ins>
      <w:ins w:id="135" w:author="Михаил Соловьев" w:date="2020-05-21T01:20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8"/>
            <w:szCs w:val="28"/>
            <w:lang w:val="en-US"/>
          </w:rPr>
          <w:t>EnemyList</w:t>
        </w:r>
      </w:ins>
      <w:proofErr w:type="spellEnd"/>
      <w:ins w:id="136" w:author="Михаил Соловьев" w:date="2020-05-21T01:19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объект класса </w:t>
        </w:r>
      </w:ins>
      <w:ins w:id="137" w:author="Михаил Соловьев" w:date="2020-05-21T01:20:00Z">
        <w:r>
          <w:rPr>
            <w:rFonts w:ascii="Times New Roman" w:hAnsi="Times New Roman" w:cs="Times New Roman"/>
            <w:sz w:val="28"/>
            <w:szCs w:val="28"/>
            <w:lang w:val="en-US"/>
          </w:rPr>
          <w:t>Enemy</w:t>
        </w:r>
        <w:r w:rsidRPr="00CF51AE">
          <w:rPr>
            <w:rFonts w:ascii="Times New Roman" w:hAnsi="Times New Roman" w:cs="Times New Roman"/>
            <w:sz w:val="28"/>
            <w:szCs w:val="28"/>
            <w:lang w:val="ru-RU"/>
            <w:rPrChange w:id="138" w:author="Михаил Соловьев" w:date="2020-05-21T01:2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с определенными свойствами.</w:t>
        </w:r>
      </w:ins>
    </w:p>
    <w:p w:rsidR="00DC65E3" w:rsidRDefault="00DC65E3" w:rsidP="00E61D9C">
      <w:pPr>
        <w:spacing w:before="182" w:line="192" w:lineRule="auto"/>
        <w:ind w:right="7"/>
        <w:jc w:val="both"/>
        <w:rPr>
          <w:ins w:id="139" w:author="Михаил Соловьев" w:date="2020-05-21T01:22:00Z"/>
          <w:rFonts w:ascii="Times New Roman" w:hAnsi="Times New Roman" w:cs="Times New Roman"/>
          <w:sz w:val="28"/>
          <w:szCs w:val="28"/>
          <w:lang w:val="ru-RU"/>
        </w:rPr>
        <w:pPrChange w:id="140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</w:p>
    <w:p w:rsidR="00DC65E3" w:rsidRDefault="00DC65E3" w:rsidP="00E61D9C">
      <w:pPr>
        <w:spacing w:before="182" w:line="192" w:lineRule="auto"/>
        <w:ind w:right="7"/>
        <w:jc w:val="both"/>
        <w:rPr>
          <w:ins w:id="141" w:author="Михаил Соловьев" w:date="2020-05-21T01:23:00Z"/>
          <w:rFonts w:ascii="Times New Roman" w:hAnsi="Times New Roman" w:cs="Times New Roman"/>
          <w:sz w:val="28"/>
          <w:szCs w:val="28"/>
          <w:lang w:val="ru-RU"/>
        </w:rPr>
        <w:pPrChange w:id="142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43" w:author="Михаил Соловьев" w:date="2020-05-21T01:22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Создадим структуру </w:t>
        </w:r>
        <w:proofErr w:type="spellStart"/>
        <w:r>
          <w:rPr>
            <w:rFonts w:ascii="Times New Roman" w:hAnsi="Times New Roman" w:cs="Times New Roman"/>
            <w:sz w:val="28"/>
            <w:szCs w:val="28"/>
            <w:lang w:val="en-US"/>
          </w:rPr>
          <w:t>ParamsForShot</w:t>
        </w:r>
        <w:proofErr w:type="spellEnd"/>
        <w:r w:rsidRPr="00DC65E3">
          <w:rPr>
            <w:rFonts w:ascii="Times New Roman" w:hAnsi="Times New Roman" w:cs="Times New Roman"/>
            <w:sz w:val="28"/>
            <w:szCs w:val="28"/>
            <w:lang w:val="ru-RU"/>
            <w:rPrChange w:id="144" w:author="Михаил Соловьев" w:date="2020-05-21T01:2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, </w:t>
        </w:r>
      </w:ins>
      <w:ins w:id="145" w:author="Михаил Соловьев" w:date="2020-05-21T01:23:00Z">
        <w:r>
          <w:rPr>
            <w:rFonts w:ascii="Times New Roman" w:hAnsi="Times New Roman" w:cs="Times New Roman"/>
            <w:sz w:val="28"/>
            <w:szCs w:val="28"/>
            <w:lang w:val="ru-RU"/>
          </w:rPr>
          <w:t>она потребуется дальше (Рис. 13).</w:t>
        </w:r>
      </w:ins>
    </w:p>
    <w:p w:rsidR="00DC65E3" w:rsidRDefault="00DC65E3" w:rsidP="00E61D9C">
      <w:pPr>
        <w:spacing w:before="182" w:line="192" w:lineRule="auto"/>
        <w:ind w:right="7"/>
        <w:jc w:val="both"/>
        <w:rPr>
          <w:ins w:id="146" w:author="Михаил Соловьев" w:date="2020-05-21T01:24:00Z"/>
          <w:rFonts w:ascii="Times New Roman" w:hAnsi="Times New Roman" w:cs="Times New Roman"/>
          <w:sz w:val="28"/>
          <w:szCs w:val="28"/>
          <w:lang w:val="ru-RU"/>
        </w:rPr>
        <w:pPrChange w:id="147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48" w:author="Михаил Соловьев" w:date="2020-05-21T01:24:00Z">
        <w:r>
          <w:rPr>
            <w:noProof/>
            <w:lang w:val="ru-RU"/>
          </w:rPr>
          <w:drawing>
            <wp:inline distT="0" distB="0" distL="0" distR="0" wp14:anchorId="2DF27337" wp14:editId="7D39CF9F">
              <wp:extent cx="2495550" cy="1171575"/>
              <wp:effectExtent l="0" t="0" r="0" b="9525"/>
              <wp:docPr id="24" name="Рисунок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95550" cy="1171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Рис. 13</w:t>
        </w:r>
      </w:ins>
    </w:p>
    <w:p w:rsidR="00DC65E3" w:rsidRDefault="00DC65E3" w:rsidP="00E61D9C">
      <w:pPr>
        <w:spacing w:before="182" w:line="192" w:lineRule="auto"/>
        <w:ind w:right="7"/>
        <w:jc w:val="both"/>
        <w:rPr>
          <w:ins w:id="149" w:author="Михаил Соловьев" w:date="2020-05-21T01:25:00Z"/>
          <w:rFonts w:ascii="Times New Roman" w:hAnsi="Times New Roman" w:cs="Times New Roman"/>
          <w:sz w:val="28"/>
          <w:szCs w:val="28"/>
          <w:lang w:val="ru-RU"/>
        </w:rPr>
        <w:pPrChange w:id="150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51" w:author="Михаил Соловьев" w:date="2020-05-21T01:24:00Z">
        <w:r>
          <w:rPr>
            <w:rFonts w:ascii="Times New Roman" w:hAnsi="Times New Roman" w:cs="Times New Roman"/>
            <w:sz w:val="28"/>
            <w:szCs w:val="28"/>
            <w:lang w:val="ru-RU"/>
          </w:rPr>
          <w:t>Полями структуры являются</w:t>
        </w:r>
        <w:r w:rsidRPr="00DC65E3">
          <w:rPr>
            <w:rFonts w:ascii="Times New Roman" w:hAnsi="Times New Roman" w:cs="Times New Roman"/>
            <w:sz w:val="28"/>
            <w:szCs w:val="28"/>
            <w:lang w:val="ru-RU"/>
            <w:rPrChange w:id="152" w:author="Михаил Соловьев" w:date="2020-05-21T01:2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: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объект класса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player</w:t>
        </w:r>
        <w:r w:rsidRPr="00DC65E3">
          <w:rPr>
            <w:rFonts w:ascii="Times New Roman" w:hAnsi="Times New Roman" w:cs="Times New Roman"/>
            <w:sz w:val="28"/>
            <w:szCs w:val="28"/>
            <w:lang w:val="ru-RU"/>
            <w:rPrChange w:id="153" w:author="Михаил Соловьев" w:date="2020-05-21T01:2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,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объект класса </w:t>
        </w:r>
      </w:ins>
      <w:ins w:id="154" w:author="Михаил Соловьев" w:date="2020-05-21T01:25:00Z">
        <w:r>
          <w:rPr>
            <w:rFonts w:ascii="Times New Roman" w:hAnsi="Times New Roman" w:cs="Times New Roman"/>
            <w:sz w:val="28"/>
            <w:szCs w:val="28"/>
            <w:lang w:val="en-US"/>
          </w:rPr>
          <w:t>beam</w:t>
        </w:r>
        <w:r w:rsidRPr="00DC65E3">
          <w:rPr>
            <w:rFonts w:ascii="Times New Roman" w:hAnsi="Times New Roman" w:cs="Times New Roman"/>
            <w:sz w:val="28"/>
            <w:szCs w:val="28"/>
            <w:lang w:val="ru-RU"/>
            <w:rPrChange w:id="155" w:author="Михаил Соловьев" w:date="2020-05-21T01:25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,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значение</w:t>
        </w:r>
      </w:ins>
    </w:p>
    <w:p w:rsidR="00DC65E3" w:rsidRDefault="00DC65E3" w:rsidP="00E61D9C">
      <w:pPr>
        <w:spacing w:before="182" w:line="192" w:lineRule="auto"/>
        <w:ind w:right="7"/>
        <w:jc w:val="both"/>
        <w:rPr>
          <w:ins w:id="156" w:author="Михаил Соловьев" w:date="2020-05-21T01:25:00Z"/>
          <w:rFonts w:ascii="Times New Roman" w:hAnsi="Times New Roman" w:cs="Times New Roman"/>
          <w:sz w:val="28"/>
          <w:szCs w:val="28"/>
          <w:lang w:val="ru-RU"/>
        </w:rPr>
        <w:pPrChange w:id="157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58" w:author="Михаил Соловьев" w:date="2020-05-21T01:25:00Z">
        <w:r>
          <w:rPr>
            <w:rFonts w:ascii="Times New Roman" w:hAnsi="Times New Roman" w:cs="Times New Roman"/>
            <w:sz w:val="28"/>
            <w:szCs w:val="28"/>
            <w:lang w:val="ru-RU"/>
          </w:rPr>
          <w:t>скорости стрельбы, указатель на окно, в котором будет реализована стрельба.</w:t>
        </w:r>
      </w:ins>
    </w:p>
    <w:p w:rsidR="00DC65E3" w:rsidRDefault="00DC65E3" w:rsidP="00E61D9C">
      <w:pPr>
        <w:spacing w:before="182" w:line="192" w:lineRule="auto"/>
        <w:ind w:right="7"/>
        <w:jc w:val="both"/>
        <w:rPr>
          <w:ins w:id="159" w:author="Михаил Соловьев" w:date="2020-05-21T01:25:00Z"/>
          <w:rFonts w:ascii="Times New Roman" w:hAnsi="Times New Roman" w:cs="Times New Roman"/>
          <w:sz w:val="28"/>
          <w:szCs w:val="28"/>
          <w:lang w:val="ru-RU"/>
        </w:rPr>
        <w:pPrChange w:id="160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</w:p>
    <w:p w:rsidR="00DC65E3" w:rsidRPr="00725803" w:rsidRDefault="00725803" w:rsidP="00E61D9C">
      <w:pPr>
        <w:spacing w:before="182" w:line="192" w:lineRule="auto"/>
        <w:ind w:right="7"/>
        <w:jc w:val="both"/>
        <w:rPr>
          <w:ins w:id="161" w:author="Михаил Соловьев" w:date="2020-05-21T01:28:00Z"/>
          <w:rFonts w:ascii="Times New Roman" w:hAnsi="Times New Roman" w:cs="Times New Roman"/>
          <w:sz w:val="28"/>
          <w:szCs w:val="28"/>
          <w:lang w:val="ru-RU"/>
          <w:rPrChange w:id="162" w:author="Михаил Соловьев" w:date="2020-05-21T01:28:00Z">
            <w:rPr>
              <w:ins w:id="163" w:author="Михаил Соловьев" w:date="2020-05-21T01:28:00Z"/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pPrChange w:id="164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65" w:author="Михаил Соловьев" w:date="2020-05-21T01:27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Создадим функцию стрельбы </w:t>
        </w:r>
        <w:proofErr w:type="spellStart"/>
        <w:r>
          <w:rPr>
            <w:rFonts w:ascii="Times New Roman" w:hAnsi="Times New Roman" w:cs="Times New Roman"/>
            <w:sz w:val="28"/>
            <w:szCs w:val="28"/>
            <w:lang w:val="en-US"/>
          </w:rPr>
          <w:t>Shoting</w:t>
        </w:r>
      </w:ins>
      <w:ins w:id="166" w:author="Михаил Соловьев" w:date="2020-05-21T01:28:00Z">
        <w:r>
          <w:rPr>
            <w:rFonts w:ascii="Times New Roman" w:hAnsi="Times New Roman" w:cs="Times New Roman"/>
            <w:sz w:val="28"/>
            <w:szCs w:val="28"/>
            <w:lang w:val="en-US"/>
          </w:rPr>
          <w:t>ByPlayer</w:t>
        </w:r>
        <w:proofErr w:type="spellEnd"/>
        <w:r w:rsidRPr="00725803">
          <w:rPr>
            <w:rFonts w:ascii="Times New Roman" w:hAnsi="Times New Roman" w:cs="Times New Roman"/>
            <w:sz w:val="28"/>
            <w:szCs w:val="28"/>
            <w:lang w:val="ru-RU"/>
            <w:rPrChange w:id="167" w:author="Михаил Соловьев" w:date="2020-05-21T01:2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с аргументом в виде</w:t>
        </w:r>
      </w:ins>
    </w:p>
    <w:p w:rsidR="00725803" w:rsidRDefault="00725803" w:rsidP="00E61D9C">
      <w:pPr>
        <w:spacing w:before="182" w:line="192" w:lineRule="auto"/>
        <w:ind w:right="7"/>
        <w:jc w:val="both"/>
        <w:rPr>
          <w:ins w:id="168" w:author="Михаил Соловьев" w:date="2020-05-21T01:29:00Z"/>
          <w:rFonts w:ascii="Times New Roman" w:hAnsi="Times New Roman" w:cs="Times New Roman"/>
          <w:sz w:val="28"/>
          <w:szCs w:val="28"/>
          <w:lang w:val="ru-RU"/>
        </w:rPr>
        <w:pPrChange w:id="169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70" w:author="Михаил Соловьев" w:date="2020-05-21T01:28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экземпляра структуры </w:t>
        </w:r>
        <w:proofErr w:type="spellStart"/>
        <w:r>
          <w:rPr>
            <w:rFonts w:ascii="Times New Roman" w:hAnsi="Times New Roman" w:cs="Times New Roman"/>
            <w:sz w:val="28"/>
            <w:szCs w:val="28"/>
            <w:lang w:val="en-US"/>
          </w:rPr>
          <w:t>ParamsForShot</w:t>
        </w:r>
        <w:proofErr w:type="spellEnd"/>
        <w:r>
          <w:rPr>
            <w:rFonts w:ascii="Times New Roman" w:hAnsi="Times New Roman" w:cs="Times New Roman"/>
            <w:sz w:val="28"/>
            <w:szCs w:val="28"/>
            <w:lang w:val="en-US"/>
          </w:rPr>
          <w:t xml:space="preserve"> (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Рис. 14)</w:t>
        </w:r>
      </w:ins>
      <w:ins w:id="171" w:author="Михаил Соловьев" w:date="2020-05-21T01:29:00Z">
        <w:r>
          <w:rPr>
            <w:rFonts w:ascii="Times New Roman" w:hAnsi="Times New Roman" w:cs="Times New Roman"/>
            <w:sz w:val="28"/>
            <w:szCs w:val="28"/>
            <w:lang w:val="ru-RU"/>
          </w:rPr>
          <w:t>.</w:t>
        </w:r>
      </w:ins>
    </w:p>
    <w:p w:rsidR="00725803" w:rsidRPr="00725803" w:rsidRDefault="00725803" w:rsidP="00E61D9C">
      <w:pPr>
        <w:spacing w:before="182" w:line="192" w:lineRule="auto"/>
        <w:ind w:right="7"/>
        <w:jc w:val="both"/>
        <w:rPr>
          <w:ins w:id="172" w:author="Михаил Соловьев" w:date="2020-05-21T01:21:00Z"/>
          <w:rFonts w:ascii="Times New Roman" w:hAnsi="Times New Roman" w:cs="Times New Roman"/>
          <w:sz w:val="28"/>
          <w:szCs w:val="28"/>
          <w:lang w:val="ru-RU"/>
          <w:rPrChange w:id="173" w:author="Михаил Соловьев" w:date="2020-05-21T01:28:00Z">
            <w:rPr>
              <w:ins w:id="174" w:author="Михаил Соловьев" w:date="2020-05-21T01:21:00Z"/>
              <w:rFonts w:ascii="Times New Roman" w:hAnsi="Times New Roman" w:cs="Times New Roman"/>
              <w:sz w:val="28"/>
              <w:szCs w:val="28"/>
              <w:lang w:val="ru-RU"/>
            </w:rPr>
          </w:rPrChange>
        </w:rPr>
        <w:pPrChange w:id="175" w:author="Михаил Соловьев" w:date="2020-05-21T00:58:00Z">
          <w:pPr>
            <w:pStyle w:val="a6"/>
            <w:spacing w:before="182" w:line="192" w:lineRule="auto"/>
            <w:ind w:right="7"/>
            <w:jc w:val="both"/>
          </w:pPr>
        </w:pPrChange>
      </w:pPr>
      <w:ins w:id="176" w:author="Михаил Соловьев" w:date="2020-05-21T01:29:00Z">
        <w:r>
          <w:rPr>
            <w:noProof/>
            <w:lang w:val="ru-RU"/>
          </w:rPr>
          <w:lastRenderedPageBreak/>
          <w:drawing>
            <wp:inline distT="0" distB="0" distL="0" distR="0" wp14:anchorId="469F8ACB" wp14:editId="6536D56F">
              <wp:extent cx="6114415" cy="3432810"/>
              <wp:effectExtent l="0" t="0" r="635" b="0"/>
              <wp:docPr id="25" name="Рисунок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4415" cy="34328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C65E3" w:rsidRDefault="00083C84" w:rsidP="00083C84">
      <w:pPr>
        <w:spacing w:before="182" w:line="192" w:lineRule="auto"/>
        <w:ind w:right="7"/>
        <w:jc w:val="center"/>
        <w:rPr>
          <w:ins w:id="177" w:author="Михаил Соловьев" w:date="2020-05-21T01:30:00Z"/>
          <w:rFonts w:ascii="Times New Roman" w:hAnsi="Times New Roman" w:cs="Times New Roman"/>
          <w:sz w:val="28"/>
          <w:szCs w:val="28"/>
          <w:lang w:val="ru-RU"/>
        </w:rPr>
        <w:pPrChange w:id="178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  <w:ins w:id="179" w:author="Михаил Соловьев" w:date="2020-05-21T01:30:00Z">
        <w:r>
          <w:rPr>
            <w:rFonts w:ascii="Times New Roman" w:hAnsi="Times New Roman" w:cs="Times New Roman"/>
            <w:sz w:val="28"/>
            <w:szCs w:val="28"/>
            <w:lang w:val="ru-RU"/>
          </w:rPr>
          <w:t>Рис. 14</w:t>
        </w:r>
      </w:ins>
    </w:p>
    <w:p w:rsidR="00083C84" w:rsidRDefault="00083C84" w:rsidP="00083C84">
      <w:pPr>
        <w:spacing w:before="182" w:line="192" w:lineRule="auto"/>
        <w:ind w:right="7"/>
        <w:rPr>
          <w:ins w:id="180" w:author="Михаил Соловьев" w:date="2020-05-21T01:30:00Z"/>
          <w:rFonts w:ascii="Times New Roman" w:hAnsi="Times New Roman" w:cs="Times New Roman"/>
          <w:sz w:val="28"/>
          <w:szCs w:val="28"/>
          <w:lang w:val="ru-RU"/>
        </w:rPr>
        <w:pPrChange w:id="181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  <w:ins w:id="182" w:author="Михаил Соловьев" w:date="2020-05-21T01:30:00Z">
        <w:r>
          <w:rPr>
            <w:rFonts w:ascii="Times New Roman" w:hAnsi="Times New Roman" w:cs="Times New Roman"/>
            <w:sz w:val="28"/>
            <w:szCs w:val="28"/>
            <w:lang w:val="ru-RU"/>
          </w:rPr>
          <w:t>Создадим переменные, ответственные за время, - они понадобятся для</w:t>
        </w:r>
      </w:ins>
    </w:p>
    <w:p w:rsidR="00083C84" w:rsidRDefault="00083C84" w:rsidP="00083C84">
      <w:pPr>
        <w:spacing w:before="182" w:line="192" w:lineRule="auto"/>
        <w:ind w:right="7"/>
        <w:rPr>
          <w:ins w:id="183" w:author="Михаил Соловьев" w:date="2020-05-21T01:31:00Z"/>
          <w:rFonts w:ascii="Times New Roman" w:hAnsi="Times New Roman" w:cs="Times New Roman"/>
          <w:sz w:val="28"/>
          <w:szCs w:val="28"/>
          <w:lang w:val="ru-RU"/>
        </w:rPr>
        <w:pPrChange w:id="184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  <w:ins w:id="185" w:author="Михаил Соловьев" w:date="2020-05-21T01:30:00Z">
        <w:r>
          <w:rPr>
            <w:rFonts w:ascii="Times New Roman" w:hAnsi="Times New Roman" w:cs="Times New Roman"/>
            <w:sz w:val="28"/>
            <w:szCs w:val="28"/>
            <w:lang w:val="ru-RU"/>
          </w:rPr>
          <w:t>реализации плавной стрельбы</w:t>
        </w:r>
      </w:ins>
      <w:ins w:id="186" w:author="Михаил Соловьев" w:date="2020-05-21T01:31:00Z">
        <w:r>
          <w:rPr>
            <w:rFonts w:ascii="Times New Roman" w:hAnsi="Times New Roman" w:cs="Times New Roman"/>
            <w:sz w:val="28"/>
            <w:szCs w:val="28"/>
            <w:lang w:val="ru-RU"/>
          </w:rPr>
          <w:t>. Пока не произошло столкновение луча</w:t>
        </w:r>
      </w:ins>
    </w:p>
    <w:p w:rsidR="00B44763" w:rsidRDefault="00083C84" w:rsidP="00083C84">
      <w:pPr>
        <w:spacing w:before="182" w:line="192" w:lineRule="auto"/>
        <w:ind w:right="7"/>
        <w:rPr>
          <w:ins w:id="187" w:author="Михаил Соловьев" w:date="2020-05-21T01:34:00Z"/>
          <w:rFonts w:ascii="Times New Roman" w:hAnsi="Times New Roman" w:cs="Times New Roman"/>
          <w:sz w:val="28"/>
          <w:szCs w:val="28"/>
          <w:lang w:val="ru-RU"/>
        </w:rPr>
        <w:pPrChange w:id="188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  <w:ins w:id="189" w:author="Михаил Соловьев" w:date="2020-05-21T01:31:00Z">
        <w:r>
          <w:rPr>
            <w:rFonts w:ascii="Times New Roman" w:hAnsi="Times New Roman" w:cs="Times New Roman"/>
            <w:sz w:val="28"/>
            <w:szCs w:val="28"/>
            <w:lang w:val="ru-RU"/>
          </w:rPr>
          <w:t>с вражеским кораблем</w:t>
        </w:r>
      </w:ins>
      <w:ins w:id="190" w:author="Михаил Соловьев" w:date="2020-05-21T01:32:00Z">
        <w:r w:rsidR="00B44763">
          <w:rPr>
            <w:rFonts w:ascii="Times New Roman" w:hAnsi="Times New Roman" w:cs="Times New Roman"/>
            <w:sz w:val="28"/>
            <w:szCs w:val="28"/>
            <w:lang w:val="ru-RU"/>
          </w:rPr>
          <w:t>, луч плавно летит.</w:t>
        </w:r>
      </w:ins>
      <w:ins w:id="191" w:author="Михаил Соловьев" w:date="2020-05-21T01:34:00Z">
        <w:r w:rsidR="00B44763">
          <w:rPr>
            <w:rFonts w:ascii="Times New Roman" w:hAnsi="Times New Roman" w:cs="Times New Roman"/>
            <w:sz w:val="28"/>
            <w:szCs w:val="28"/>
            <w:lang w:val="ru-RU"/>
          </w:rPr>
          <w:t xml:space="preserve"> Указателю на окно, в котором</w:t>
        </w:r>
      </w:ins>
    </w:p>
    <w:p w:rsidR="00B44763" w:rsidRDefault="00B44763" w:rsidP="00083C84">
      <w:pPr>
        <w:spacing w:before="182" w:line="192" w:lineRule="auto"/>
        <w:ind w:right="7"/>
        <w:rPr>
          <w:ins w:id="192" w:author="Михаил Соловьев" w:date="2020-05-21T01:34:00Z"/>
          <w:rFonts w:ascii="Times New Roman" w:hAnsi="Times New Roman" w:cs="Times New Roman"/>
          <w:sz w:val="28"/>
          <w:szCs w:val="28"/>
          <w:lang w:val="ru-RU"/>
        </w:rPr>
        <w:pPrChange w:id="193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  <w:ins w:id="194" w:author="Михаил Соловьев" w:date="2020-05-21T01:34:00Z">
        <w:r>
          <w:rPr>
            <w:rFonts w:ascii="Times New Roman" w:hAnsi="Times New Roman" w:cs="Times New Roman"/>
            <w:sz w:val="28"/>
            <w:szCs w:val="28"/>
            <w:lang w:val="ru-RU"/>
          </w:rPr>
          <w:t>происходят боевые действия</w:t>
        </w:r>
      </w:ins>
      <w:ins w:id="195" w:author="Михаил Соловьев" w:date="2020-05-21T01:36:00Z">
        <w:r>
          <w:rPr>
            <w:rFonts w:ascii="Times New Roman" w:hAnsi="Times New Roman" w:cs="Times New Roman"/>
            <w:sz w:val="28"/>
            <w:szCs w:val="28"/>
            <w:lang w:val="ru-RU"/>
          </w:rPr>
          <w:t>,</w:t>
        </w:r>
      </w:ins>
      <w:ins w:id="196" w:author="Михаил Соловьев" w:date="2020-05-21T01:34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сообщаем через метод </w:t>
        </w:r>
        <w:proofErr w:type="gramStart"/>
        <w:r>
          <w:rPr>
            <w:rFonts w:ascii="Times New Roman" w:hAnsi="Times New Roman" w:cs="Times New Roman"/>
            <w:sz w:val="28"/>
            <w:szCs w:val="28"/>
            <w:lang w:val="en-US"/>
          </w:rPr>
          <w:t>draw</w:t>
        </w:r>
        <w:r w:rsidRPr="00B44763">
          <w:rPr>
            <w:rFonts w:ascii="Times New Roman" w:hAnsi="Times New Roman" w:cs="Times New Roman"/>
            <w:sz w:val="28"/>
            <w:szCs w:val="28"/>
            <w:lang w:val="ru-RU"/>
            <w:rPrChange w:id="197" w:author="Михаил Соловьев" w:date="2020-05-21T01:3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(</w:t>
        </w:r>
        <w:proofErr w:type="gramEnd"/>
        <w:r w:rsidRPr="00B44763">
          <w:rPr>
            <w:rFonts w:ascii="Times New Roman" w:hAnsi="Times New Roman" w:cs="Times New Roman"/>
            <w:sz w:val="28"/>
            <w:szCs w:val="28"/>
            <w:lang w:val="ru-RU"/>
            <w:rPrChange w:id="198" w:author="Михаил Соловьев" w:date="2020-05-21T01:3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),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что нужно </w:t>
        </w:r>
      </w:ins>
    </w:p>
    <w:p w:rsidR="00B44763" w:rsidRDefault="00B44763" w:rsidP="00083C84">
      <w:pPr>
        <w:spacing w:before="182" w:line="192" w:lineRule="auto"/>
        <w:ind w:right="7"/>
        <w:rPr>
          <w:ins w:id="199" w:author="Михаил Соловьев" w:date="2020-05-21T01:35:00Z"/>
          <w:rFonts w:ascii="Times New Roman" w:hAnsi="Times New Roman" w:cs="Times New Roman"/>
          <w:sz w:val="28"/>
          <w:szCs w:val="28"/>
          <w:lang w:val="ru-RU"/>
        </w:rPr>
        <w:pPrChange w:id="200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  <w:ins w:id="201" w:author="Михаил Соловьев" w:date="2020-05-21T01:35:00Z">
        <w:r>
          <w:rPr>
            <w:rFonts w:ascii="Times New Roman" w:hAnsi="Times New Roman" w:cs="Times New Roman"/>
            <w:sz w:val="28"/>
            <w:szCs w:val="28"/>
            <w:lang w:val="ru-RU"/>
          </w:rPr>
          <w:t>отобразить в окне</w:t>
        </w:r>
      </w:ins>
      <w:ins w:id="202" w:author="Михаил Соловьев" w:date="2020-05-21T01:32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203" w:author="Михаил Соловьев" w:date="2020-05-21T01:34:00Z">
        <w:r>
          <w:rPr>
            <w:rFonts w:ascii="Times New Roman" w:hAnsi="Times New Roman" w:cs="Times New Roman"/>
            <w:sz w:val="28"/>
            <w:szCs w:val="28"/>
            <w:lang w:val="ru-RU"/>
          </w:rPr>
          <w:t>после очистки</w:t>
        </w:r>
      </w:ins>
      <w:ins w:id="204" w:author="Михаил Соловьев" w:date="2020-05-21T01:35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(необходимость в очистке обу</w:t>
        </w:r>
      </w:ins>
      <w:ins w:id="205" w:author="Михаил Соловьев" w:date="2020-05-21T01:36:00Z">
        <w:r>
          <w:rPr>
            <w:rFonts w:ascii="Times New Roman" w:hAnsi="Times New Roman" w:cs="Times New Roman"/>
            <w:sz w:val="28"/>
            <w:szCs w:val="28"/>
            <w:lang w:val="ru-RU"/>
          </w:rPr>
          <w:t>с</w:t>
        </w:r>
      </w:ins>
      <w:ins w:id="206" w:author="Михаил Соловьев" w:date="2020-05-21T01:35:00Z">
        <w:r>
          <w:rPr>
            <w:rFonts w:ascii="Times New Roman" w:hAnsi="Times New Roman" w:cs="Times New Roman"/>
            <w:sz w:val="28"/>
            <w:szCs w:val="28"/>
            <w:lang w:val="ru-RU"/>
          </w:rPr>
          <w:t>ловлена</w:t>
        </w:r>
      </w:ins>
    </w:p>
    <w:p w:rsidR="00083C84" w:rsidRDefault="00B44763" w:rsidP="00083C84">
      <w:pPr>
        <w:spacing w:before="182" w:line="192" w:lineRule="auto"/>
        <w:ind w:right="7"/>
        <w:rPr>
          <w:ins w:id="207" w:author="Михаил Соловьев" w:date="2020-05-21T01:33:00Z"/>
          <w:rFonts w:ascii="Times New Roman" w:hAnsi="Times New Roman" w:cs="Times New Roman"/>
          <w:sz w:val="28"/>
          <w:szCs w:val="28"/>
          <w:lang w:val="ru-RU"/>
        </w:rPr>
        <w:pPrChange w:id="208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  <w:ins w:id="209" w:author="Михаил Соловьев" w:date="2020-05-21T01:35:00Z">
        <w:r>
          <w:rPr>
            <w:rFonts w:ascii="Times New Roman" w:hAnsi="Times New Roman" w:cs="Times New Roman"/>
            <w:sz w:val="28"/>
            <w:szCs w:val="28"/>
            <w:lang w:val="ru-RU"/>
          </w:rPr>
          <w:t>плавностью движения луча</w:t>
        </w:r>
      </w:ins>
      <w:ins w:id="210" w:author="Михаил Соловьев" w:date="2020-05-21T01:36:00Z">
        <w:r>
          <w:rPr>
            <w:rFonts w:ascii="Times New Roman" w:hAnsi="Times New Roman" w:cs="Times New Roman"/>
            <w:sz w:val="28"/>
            <w:szCs w:val="28"/>
            <w:lang w:val="ru-RU"/>
          </w:rPr>
          <w:t>).</w:t>
        </w:r>
      </w:ins>
      <w:ins w:id="211" w:author="Михаил Соловьев" w:date="2020-05-21T01:35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212" w:author="Михаил Соловьев" w:date="2020-05-21T01:33:00Z">
        <w:r>
          <w:rPr>
            <w:rFonts w:ascii="Times New Roman" w:hAnsi="Times New Roman" w:cs="Times New Roman"/>
            <w:sz w:val="28"/>
            <w:szCs w:val="28"/>
            <w:lang w:val="ru-RU"/>
          </w:rPr>
          <w:t>Если столкновение все-таки произошло, то</w:t>
        </w:r>
      </w:ins>
    </w:p>
    <w:p w:rsidR="00B44763" w:rsidRDefault="00B44763" w:rsidP="00083C84">
      <w:pPr>
        <w:spacing w:before="182" w:line="192" w:lineRule="auto"/>
        <w:ind w:right="7"/>
        <w:rPr>
          <w:ins w:id="213" w:author="Михаил Соловьев" w:date="2020-05-21T01:43:00Z"/>
          <w:rFonts w:ascii="Times New Roman" w:hAnsi="Times New Roman" w:cs="Times New Roman"/>
          <w:sz w:val="28"/>
          <w:szCs w:val="28"/>
          <w:lang w:val="ru-RU"/>
        </w:rPr>
        <w:pPrChange w:id="214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  <w:ins w:id="215" w:author="Михаил Соловьев" w:date="2020-05-21T01:33:00Z">
        <w:r>
          <w:rPr>
            <w:rFonts w:ascii="Times New Roman" w:hAnsi="Times New Roman" w:cs="Times New Roman"/>
            <w:sz w:val="28"/>
            <w:szCs w:val="28"/>
            <w:lang w:val="ru-RU"/>
          </w:rPr>
          <w:t>фиксируем урон и выходим из цикла</w:t>
        </w:r>
      </w:ins>
      <w:ins w:id="216" w:author="Михаил Соловьев" w:date="2020-05-21T01:36:00Z">
        <w:r>
          <w:rPr>
            <w:rFonts w:ascii="Times New Roman" w:hAnsi="Times New Roman" w:cs="Times New Roman"/>
            <w:sz w:val="28"/>
            <w:szCs w:val="28"/>
            <w:lang w:val="ru-RU"/>
          </w:rPr>
          <w:t>.</w:t>
        </w:r>
      </w:ins>
    </w:p>
    <w:p w:rsidR="009F578F" w:rsidRDefault="009F578F" w:rsidP="00083C84">
      <w:pPr>
        <w:spacing w:before="182" w:line="192" w:lineRule="auto"/>
        <w:ind w:right="7"/>
        <w:rPr>
          <w:ins w:id="217" w:author="Михаил Соловьев" w:date="2020-05-21T01:43:00Z"/>
          <w:rFonts w:ascii="Times New Roman" w:hAnsi="Times New Roman" w:cs="Times New Roman"/>
          <w:sz w:val="28"/>
          <w:szCs w:val="28"/>
          <w:lang w:val="ru-RU"/>
        </w:rPr>
        <w:pPrChange w:id="218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</w:p>
    <w:p w:rsidR="009F578F" w:rsidRDefault="009F578F" w:rsidP="00083C84">
      <w:pPr>
        <w:spacing w:before="182" w:line="192" w:lineRule="auto"/>
        <w:ind w:right="7"/>
        <w:rPr>
          <w:ins w:id="219" w:author="Михаил Соловьев" w:date="2020-05-21T01:47:00Z"/>
          <w:rFonts w:ascii="Times New Roman" w:hAnsi="Times New Roman" w:cs="Times New Roman"/>
          <w:sz w:val="28"/>
          <w:szCs w:val="28"/>
          <w:lang w:val="ru-RU"/>
        </w:rPr>
        <w:pPrChange w:id="220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  <w:ins w:id="221" w:author="Михаил Соловьев" w:date="2020-05-21T01:43:00Z">
        <w:r>
          <w:rPr>
            <w:rFonts w:ascii="Times New Roman" w:hAnsi="Times New Roman" w:cs="Times New Roman"/>
            <w:sz w:val="28"/>
            <w:szCs w:val="28"/>
            <w:lang w:val="ru-RU"/>
          </w:rPr>
          <w:t>Создадим класс</w:t>
        </w:r>
      </w:ins>
      <w:ins w:id="222" w:author="Михаил Соловьев" w:date="2020-05-21T01:47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explosion</w:t>
        </w:r>
        <w:r w:rsidRPr="009F578F">
          <w:rPr>
            <w:rFonts w:ascii="Times New Roman" w:hAnsi="Times New Roman" w:cs="Times New Roman"/>
            <w:sz w:val="28"/>
            <w:szCs w:val="28"/>
            <w:lang w:val="ru-RU"/>
            <w:rPrChange w:id="223" w:author="Михаил Соловьев" w:date="2020-05-21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с полем в виде массива спрайтов на 11 элементов</w:t>
        </w:r>
      </w:ins>
    </w:p>
    <w:p w:rsidR="009F578F" w:rsidRDefault="009F578F" w:rsidP="00083C84">
      <w:pPr>
        <w:spacing w:before="182" w:line="192" w:lineRule="auto"/>
        <w:ind w:right="7"/>
        <w:rPr>
          <w:ins w:id="224" w:author="Михаил Соловьев" w:date="2020-05-21T01:47:00Z"/>
          <w:rFonts w:ascii="Times New Roman" w:hAnsi="Times New Roman" w:cs="Times New Roman"/>
          <w:sz w:val="28"/>
          <w:szCs w:val="28"/>
          <w:lang w:val="ru-RU"/>
        </w:rPr>
        <w:pPrChange w:id="225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  <w:ins w:id="226" w:author="Михаил Соловьев" w:date="2020-05-21T01:47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(Рис. 15)</w:t>
        </w:r>
      </w:ins>
      <w:ins w:id="227" w:author="Михаил Соловьев" w:date="2020-05-21T01:48:00Z">
        <w:r>
          <w:rPr>
            <w:rFonts w:ascii="Times New Roman" w:hAnsi="Times New Roman" w:cs="Times New Roman"/>
            <w:sz w:val="28"/>
            <w:szCs w:val="28"/>
            <w:lang w:val="ru-RU"/>
          </w:rPr>
          <w:t>.</w:t>
        </w:r>
      </w:ins>
    </w:p>
    <w:p w:rsidR="009F578F" w:rsidRDefault="009F578F" w:rsidP="00083C84">
      <w:pPr>
        <w:spacing w:before="182" w:line="192" w:lineRule="auto"/>
        <w:ind w:right="7"/>
        <w:rPr>
          <w:ins w:id="228" w:author="Михаил Соловьев" w:date="2020-05-21T01:49:00Z"/>
          <w:rFonts w:ascii="Times New Roman" w:hAnsi="Times New Roman" w:cs="Times New Roman"/>
          <w:sz w:val="28"/>
          <w:szCs w:val="28"/>
          <w:lang w:val="ru-RU"/>
        </w:rPr>
        <w:pPrChange w:id="229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  <w:ins w:id="230" w:author="Михаил Соловьев" w:date="2020-05-21T01:47:00Z">
        <w:r>
          <w:rPr>
            <w:noProof/>
            <w:lang w:val="ru-RU"/>
          </w:rPr>
          <w:drawing>
            <wp:inline distT="0" distB="0" distL="0" distR="0" wp14:anchorId="4103E776" wp14:editId="1C0E5883">
              <wp:extent cx="2266950" cy="1000125"/>
              <wp:effectExtent l="0" t="0" r="0" b="9525"/>
              <wp:docPr id="26" name="Рисунок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66950" cy="1000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231" w:author="Михаил Соловьев" w:date="2020-05-21T01:49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Рис. 15</w:t>
        </w:r>
      </w:ins>
    </w:p>
    <w:p w:rsidR="009F578F" w:rsidRDefault="009F578F" w:rsidP="00083C84">
      <w:pPr>
        <w:spacing w:before="182" w:line="192" w:lineRule="auto"/>
        <w:ind w:right="7"/>
        <w:rPr>
          <w:ins w:id="232" w:author="Михаил Соловьев" w:date="2020-05-21T01:49:00Z"/>
          <w:rFonts w:ascii="Times New Roman" w:hAnsi="Times New Roman" w:cs="Times New Roman"/>
          <w:sz w:val="28"/>
          <w:szCs w:val="28"/>
          <w:lang w:val="ru-RU"/>
        </w:rPr>
        <w:pPrChange w:id="233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</w:p>
    <w:p w:rsidR="009F578F" w:rsidRDefault="009F578F" w:rsidP="00083C84">
      <w:pPr>
        <w:spacing w:before="182" w:line="192" w:lineRule="auto"/>
        <w:ind w:right="7"/>
        <w:rPr>
          <w:ins w:id="234" w:author="Михаил Соловьев" w:date="2020-05-21T01:50:00Z"/>
          <w:rFonts w:ascii="Times New Roman" w:hAnsi="Times New Roman" w:cs="Times New Roman"/>
          <w:sz w:val="28"/>
          <w:szCs w:val="28"/>
          <w:lang w:val="ru-RU"/>
        </w:rPr>
        <w:pPrChange w:id="235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  <w:ins w:id="236" w:author="Михаил Соловьев" w:date="2020-05-21T01:49:00Z">
        <w:r>
          <w:rPr>
            <w:rFonts w:ascii="Times New Roman" w:hAnsi="Times New Roman" w:cs="Times New Roman"/>
            <w:sz w:val="28"/>
            <w:szCs w:val="28"/>
            <w:lang w:val="ru-RU"/>
          </w:rPr>
          <w:t>Перейдем к созданию функции</w:t>
        </w:r>
      </w:ins>
      <w:ins w:id="237" w:author="Михаил Соловьев" w:date="2020-05-21T01:50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Game</w:t>
        </w:r>
      </w:ins>
      <w:ins w:id="238" w:author="Михаил Соловьев" w:date="2020-05-21T01:49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, в которой будет присутствовать </w:t>
        </w:r>
      </w:ins>
    </w:p>
    <w:p w:rsidR="009F578F" w:rsidRDefault="009F578F" w:rsidP="00083C84">
      <w:pPr>
        <w:spacing w:before="182" w:line="192" w:lineRule="auto"/>
        <w:ind w:right="7"/>
        <w:rPr>
          <w:ins w:id="239" w:author="Михаил Соловьев" w:date="2020-05-21T01:52:00Z"/>
          <w:rFonts w:ascii="Times New Roman" w:hAnsi="Times New Roman" w:cs="Times New Roman"/>
          <w:sz w:val="28"/>
          <w:szCs w:val="28"/>
          <w:lang w:val="ru-RU"/>
        </w:rPr>
        <w:pPrChange w:id="240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  <w:ins w:id="241" w:author="Михаил Соловьев" w:date="2020-05-21T01:49:00Z">
        <w:r>
          <w:rPr>
            <w:rFonts w:ascii="Times New Roman" w:hAnsi="Times New Roman" w:cs="Times New Roman"/>
            <w:sz w:val="28"/>
            <w:szCs w:val="28"/>
            <w:lang w:val="ru-RU"/>
          </w:rPr>
          <w:t>практически все,</w:t>
        </w:r>
      </w:ins>
      <w:ins w:id="242" w:author="Михаил Соловьев" w:date="2020-05-21T01:50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что было написано до этого</w:t>
        </w:r>
        <w:r w:rsidRPr="009F578F">
          <w:rPr>
            <w:rFonts w:ascii="Times New Roman" w:hAnsi="Times New Roman" w:cs="Times New Roman"/>
            <w:sz w:val="28"/>
            <w:szCs w:val="28"/>
            <w:lang w:val="ru-RU"/>
            <w:rPrChange w:id="243" w:author="Михаил Соловьев" w:date="2020-05-21T01:5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(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Рис. 16</w:t>
        </w:r>
      </w:ins>
      <w:ins w:id="244" w:author="Михаил Соловьев" w:date="2020-05-21T01:51:00Z">
        <w:r w:rsidRPr="009F578F">
          <w:rPr>
            <w:rFonts w:ascii="Times New Roman" w:hAnsi="Times New Roman" w:cs="Times New Roman"/>
            <w:sz w:val="28"/>
            <w:szCs w:val="28"/>
            <w:lang w:val="ru-RU"/>
            <w:rPrChange w:id="245" w:author="Михаил Соловьев" w:date="2020-05-21T01:5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,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Рис. </w:t>
        </w:r>
      </w:ins>
      <w:ins w:id="246" w:author="Михаил Соловьев" w:date="2020-05-21T01:52:00Z">
        <w:r>
          <w:rPr>
            <w:rFonts w:ascii="Times New Roman" w:hAnsi="Times New Roman" w:cs="Times New Roman"/>
            <w:sz w:val="28"/>
            <w:szCs w:val="28"/>
            <w:lang w:val="ru-RU"/>
          </w:rPr>
          <w:t>17</w:t>
        </w:r>
      </w:ins>
      <w:ins w:id="247" w:author="Михаил Соловьев" w:date="2020-05-21T01:50:00Z">
        <w:r>
          <w:rPr>
            <w:rFonts w:ascii="Times New Roman" w:hAnsi="Times New Roman" w:cs="Times New Roman"/>
            <w:sz w:val="28"/>
            <w:szCs w:val="28"/>
            <w:lang w:val="ru-RU"/>
          </w:rPr>
          <w:t>).</w:t>
        </w:r>
      </w:ins>
    </w:p>
    <w:p w:rsidR="009F578F" w:rsidRDefault="009F578F" w:rsidP="00083C84">
      <w:pPr>
        <w:spacing w:before="182" w:line="192" w:lineRule="auto"/>
        <w:ind w:right="7"/>
        <w:rPr>
          <w:ins w:id="248" w:author="Михаил Соловьев" w:date="2020-05-21T01:50:00Z"/>
          <w:rFonts w:ascii="Times New Roman" w:hAnsi="Times New Roman" w:cs="Times New Roman"/>
          <w:sz w:val="28"/>
          <w:szCs w:val="28"/>
          <w:lang w:val="ru-RU"/>
        </w:rPr>
        <w:pPrChange w:id="249" w:author="Михаил Соловьев" w:date="2020-05-21T01:30:00Z">
          <w:pPr>
            <w:pStyle w:val="a6"/>
            <w:spacing w:before="182" w:line="192" w:lineRule="auto"/>
            <w:ind w:right="7"/>
            <w:jc w:val="both"/>
          </w:pPr>
        </w:pPrChange>
      </w:pPr>
      <w:ins w:id="250" w:author="Михаил Соловьев" w:date="2020-05-21T01:52:00Z">
        <w:r>
          <w:rPr>
            <w:noProof/>
            <w:lang w:val="ru-RU"/>
          </w:rPr>
          <w:lastRenderedPageBreak/>
          <w:drawing>
            <wp:inline distT="0" distB="0" distL="0" distR="0" wp14:anchorId="1CA59B17" wp14:editId="05E8F254">
              <wp:extent cx="6114415" cy="6818630"/>
              <wp:effectExtent l="0" t="0" r="635" b="1270"/>
              <wp:docPr id="27" name="Рисунок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4415" cy="68186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F578F" w:rsidRDefault="009F578F" w:rsidP="009F578F">
      <w:pPr>
        <w:spacing w:before="182" w:line="192" w:lineRule="auto"/>
        <w:ind w:right="7"/>
        <w:jc w:val="center"/>
        <w:rPr>
          <w:ins w:id="251" w:author="Михаил Соловьев" w:date="2020-05-21T01:52:00Z"/>
          <w:rFonts w:ascii="Times New Roman" w:hAnsi="Times New Roman" w:cs="Times New Roman"/>
          <w:sz w:val="28"/>
          <w:szCs w:val="28"/>
          <w:lang w:val="ru-RU"/>
        </w:rPr>
        <w:pPrChange w:id="252" w:author="Михаил Соловьев" w:date="2020-05-21T01:52:00Z">
          <w:pPr>
            <w:pStyle w:val="a6"/>
            <w:spacing w:before="182" w:line="192" w:lineRule="auto"/>
            <w:ind w:right="7"/>
            <w:jc w:val="both"/>
          </w:pPr>
        </w:pPrChange>
      </w:pPr>
      <w:ins w:id="253" w:author="Михаил Соловьев" w:date="2020-05-21T01:52:00Z">
        <w:r>
          <w:rPr>
            <w:rFonts w:ascii="Times New Roman" w:hAnsi="Times New Roman" w:cs="Times New Roman"/>
            <w:sz w:val="28"/>
            <w:szCs w:val="28"/>
            <w:lang w:val="ru-RU"/>
          </w:rPr>
          <w:t>Рис. 16</w:t>
        </w:r>
      </w:ins>
    </w:p>
    <w:p w:rsidR="009F578F" w:rsidRDefault="009F578F" w:rsidP="009F578F">
      <w:pPr>
        <w:spacing w:before="182" w:line="192" w:lineRule="auto"/>
        <w:ind w:right="7"/>
        <w:jc w:val="center"/>
        <w:rPr>
          <w:ins w:id="254" w:author="Михаил Соловьев" w:date="2020-05-21T01:53:00Z"/>
          <w:rFonts w:ascii="Times New Roman" w:hAnsi="Times New Roman" w:cs="Times New Roman"/>
          <w:sz w:val="28"/>
          <w:szCs w:val="28"/>
          <w:lang w:val="ru-RU"/>
        </w:rPr>
        <w:pPrChange w:id="255" w:author="Михаил Соловьев" w:date="2020-05-21T01:52:00Z">
          <w:pPr>
            <w:pStyle w:val="a6"/>
            <w:spacing w:before="182" w:line="192" w:lineRule="auto"/>
            <w:ind w:right="7"/>
            <w:jc w:val="both"/>
          </w:pPr>
        </w:pPrChange>
      </w:pPr>
      <w:ins w:id="256" w:author="Михаил Соловьев" w:date="2020-05-21T01:53:00Z">
        <w:r>
          <w:rPr>
            <w:noProof/>
            <w:lang w:val="ru-RU"/>
          </w:rPr>
          <w:lastRenderedPageBreak/>
          <w:drawing>
            <wp:inline distT="0" distB="0" distL="0" distR="0" wp14:anchorId="40AD8F1E" wp14:editId="09BCBF8D">
              <wp:extent cx="6114415" cy="4309745"/>
              <wp:effectExtent l="0" t="0" r="635" b="0"/>
              <wp:docPr id="28" name="Рисунок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4415" cy="43097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9F578F" w:rsidRDefault="009F578F" w:rsidP="009F578F">
      <w:pPr>
        <w:spacing w:before="182" w:line="192" w:lineRule="auto"/>
        <w:ind w:right="7"/>
        <w:jc w:val="center"/>
        <w:rPr>
          <w:ins w:id="257" w:author="Михаил Соловьев" w:date="2020-05-21T01:54:00Z"/>
          <w:rFonts w:ascii="Times New Roman" w:hAnsi="Times New Roman" w:cs="Times New Roman"/>
          <w:sz w:val="28"/>
          <w:szCs w:val="28"/>
          <w:lang w:val="ru-RU"/>
        </w:rPr>
        <w:pPrChange w:id="258" w:author="Михаил Соловьев" w:date="2020-05-21T01:52:00Z">
          <w:pPr>
            <w:pStyle w:val="a6"/>
            <w:spacing w:before="182" w:line="192" w:lineRule="auto"/>
            <w:ind w:right="7"/>
            <w:jc w:val="both"/>
          </w:pPr>
        </w:pPrChange>
      </w:pPr>
      <w:ins w:id="259" w:author="Михаил Соловьев" w:date="2020-05-21T01:53:00Z">
        <w:r>
          <w:rPr>
            <w:rFonts w:ascii="Times New Roman" w:hAnsi="Times New Roman" w:cs="Times New Roman"/>
            <w:sz w:val="28"/>
            <w:szCs w:val="28"/>
            <w:lang w:val="ru-RU"/>
          </w:rPr>
          <w:t>Рис. 17</w:t>
        </w:r>
      </w:ins>
    </w:p>
    <w:p w:rsidR="00777B17" w:rsidRDefault="00777B17" w:rsidP="00777B17">
      <w:pPr>
        <w:spacing w:before="182" w:line="192" w:lineRule="auto"/>
        <w:ind w:right="7"/>
        <w:rPr>
          <w:ins w:id="260" w:author="Михаил Соловьев" w:date="2020-05-21T01:55:00Z"/>
          <w:rFonts w:ascii="Times New Roman" w:hAnsi="Times New Roman" w:cs="Times New Roman"/>
          <w:sz w:val="28"/>
          <w:szCs w:val="28"/>
          <w:lang w:val="ru-RU"/>
        </w:rPr>
        <w:pPrChange w:id="261" w:author="Михаил Соловьев" w:date="2020-05-21T01:54:00Z">
          <w:pPr>
            <w:pStyle w:val="a6"/>
            <w:spacing w:before="182" w:line="192" w:lineRule="auto"/>
            <w:ind w:right="7"/>
            <w:jc w:val="both"/>
          </w:pPr>
        </w:pPrChange>
      </w:pPr>
      <w:ins w:id="262" w:author="Михаил Соловьев" w:date="2020-05-21T01:54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Создадим окно </w:t>
        </w:r>
        <w:proofErr w:type="spellStart"/>
        <w:r>
          <w:rPr>
            <w:rFonts w:ascii="Times New Roman" w:hAnsi="Times New Roman" w:cs="Times New Roman"/>
            <w:sz w:val="28"/>
            <w:szCs w:val="28"/>
            <w:lang w:val="en-US"/>
          </w:rPr>
          <w:t>GameWindow</w:t>
        </w:r>
        <w:proofErr w:type="spellEnd"/>
        <w:r w:rsidRPr="00777B17">
          <w:rPr>
            <w:rFonts w:ascii="Times New Roman" w:hAnsi="Times New Roman" w:cs="Times New Roman"/>
            <w:sz w:val="28"/>
            <w:szCs w:val="28"/>
            <w:lang w:val="ru-RU"/>
            <w:rPrChange w:id="263" w:author="Михаил Соловьев" w:date="2020-05-21T01:5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размером 1024х1024, определим свойства </w:t>
        </w:r>
      </w:ins>
    </w:p>
    <w:p w:rsidR="00777B17" w:rsidRDefault="00777B17" w:rsidP="00777B17">
      <w:pPr>
        <w:spacing w:before="182" w:line="192" w:lineRule="auto"/>
        <w:ind w:right="7"/>
        <w:rPr>
          <w:ins w:id="264" w:author="Михаил Соловьев" w:date="2020-05-21T01:57:00Z"/>
          <w:rFonts w:ascii="Times New Roman" w:hAnsi="Times New Roman" w:cs="Times New Roman"/>
          <w:sz w:val="28"/>
          <w:szCs w:val="28"/>
          <w:lang w:val="ru-RU"/>
        </w:rPr>
        <w:pPrChange w:id="265" w:author="Михаил Соловьев" w:date="2020-05-21T01:54:00Z">
          <w:pPr>
            <w:pStyle w:val="a6"/>
            <w:spacing w:before="182" w:line="192" w:lineRule="auto"/>
            <w:ind w:right="7"/>
            <w:jc w:val="both"/>
          </w:pPr>
        </w:pPrChange>
      </w:pPr>
      <w:ins w:id="266" w:author="Михаил Соловьев" w:date="2020-05-21T01:55:00Z">
        <w:r>
          <w:rPr>
            <w:rFonts w:ascii="Times New Roman" w:hAnsi="Times New Roman" w:cs="Times New Roman"/>
            <w:sz w:val="28"/>
            <w:szCs w:val="28"/>
            <w:lang w:val="ru-RU"/>
          </w:rPr>
          <w:t>о</w:t>
        </w:r>
      </w:ins>
      <w:ins w:id="267" w:author="Михаил Соловьев" w:date="2020-05-21T01:54:00Z">
        <w:r>
          <w:rPr>
            <w:rFonts w:ascii="Times New Roman" w:hAnsi="Times New Roman" w:cs="Times New Roman"/>
            <w:sz w:val="28"/>
            <w:szCs w:val="28"/>
            <w:lang w:val="ru-RU"/>
          </w:rPr>
          <w:t>бъектов</w:t>
        </w:r>
      </w:ins>
      <w:ins w:id="268" w:author="Михаил Соловьев" w:date="2020-05-21T01:55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Player</w:t>
        </w:r>
        <w:r w:rsidRPr="00777B17">
          <w:rPr>
            <w:rFonts w:ascii="Times New Roman" w:hAnsi="Times New Roman" w:cs="Times New Roman"/>
            <w:sz w:val="28"/>
            <w:szCs w:val="28"/>
            <w:lang w:val="ru-RU"/>
            <w:rPrChange w:id="269" w:author="Михаил Соловьев" w:date="2020-05-21T01:55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и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Explosion</w:t>
        </w:r>
        <w:r w:rsidRPr="00777B17">
          <w:rPr>
            <w:rFonts w:ascii="Times New Roman" w:hAnsi="Times New Roman" w:cs="Times New Roman"/>
            <w:sz w:val="28"/>
            <w:szCs w:val="28"/>
            <w:lang w:val="ru-RU"/>
            <w:rPrChange w:id="270" w:author="Михаил Соловьев" w:date="2020-05-21T01:55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,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затем, пока окно открыто,</w:t>
        </w:r>
      </w:ins>
      <w:ins w:id="271" w:author="Михаил Соловьев" w:date="2020-05-21T01:57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создаем объект</w:t>
        </w:r>
      </w:ins>
    </w:p>
    <w:p w:rsidR="00777B17" w:rsidRDefault="00777B17" w:rsidP="00777B17">
      <w:pPr>
        <w:spacing w:before="182" w:line="192" w:lineRule="auto"/>
        <w:ind w:right="7"/>
        <w:rPr>
          <w:ins w:id="272" w:author="Михаил Соловьев" w:date="2020-05-21T01:58:00Z"/>
          <w:rFonts w:ascii="Times New Roman" w:hAnsi="Times New Roman" w:cs="Times New Roman"/>
          <w:sz w:val="28"/>
          <w:szCs w:val="28"/>
          <w:lang w:val="ru-RU"/>
        </w:rPr>
        <w:pPrChange w:id="273" w:author="Михаил Соловьев" w:date="2020-05-21T01:54:00Z">
          <w:pPr>
            <w:pStyle w:val="a6"/>
            <w:spacing w:before="182" w:line="192" w:lineRule="auto"/>
            <w:ind w:right="7"/>
            <w:jc w:val="both"/>
          </w:pPr>
        </w:pPrChange>
      </w:pPr>
      <w:ins w:id="274" w:author="Михаил Соловьев" w:date="2020-05-21T01:57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класса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Event</w:t>
        </w:r>
        <w:r w:rsidRPr="00777B17">
          <w:rPr>
            <w:rFonts w:ascii="Times New Roman" w:hAnsi="Times New Roman" w:cs="Times New Roman"/>
            <w:sz w:val="28"/>
            <w:szCs w:val="28"/>
            <w:lang w:val="ru-RU"/>
            <w:rPrChange w:id="275" w:author="Михаил Соловьев" w:date="2020-05-21T01:5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,</w:t>
        </w:r>
      </w:ins>
      <w:ins w:id="276" w:author="Михаил Соловьев" w:date="2020-05-21T01:56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отображаем в окне</w:t>
        </w:r>
      </w:ins>
      <w:ins w:id="277" w:author="Михаил Соловьев" w:date="2020-05-21T01:58:00Z">
        <w:r w:rsidRPr="00777B17">
          <w:rPr>
            <w:rFonts w:ascii="Times New Roman" w:hAnsi="Times New Roman" w:cs="Times New Roman"/>
            <w:sz w:val="28"/>
            <w:szCs w:val="28"/>
            <w:lang w:val="ru-RU"/>
            <w:rPrChange w:id="278" w:author="Михаил Соловьев" w:date="2020-05-21T01:5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</w:ins>
      <w:ins w:id="279" w:author="Михаил Соловьев" w:date="2020-05-21T01:56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фон и спрайт космического корабля игрока, </w:t>
        </w:r>
      </w:ins>
    </w:p>
    <w:p w:rsidR="00777B17" w:rsidRDefault="00777B17" w:rsidP="00777B17">
      <w:pPr>
        <w:spacing w:before="182" w:line="192" w:lineRule="auto"/>
        <w:ind w:right="7"/>
        <w:rPr>
          <w:ins w:id="280" w:author="Михаил Соловьев" w:date="2020-05-21T01:57:00Z"/>
          <w:rFonts w:ascii="Times New Roman" w:hAnsi="Times New Roman" w:cs="Times New Roman"/>
          <w:sz w:val="28"/>
          <w:szCs w:val="28"/>
          <w:lang w:val="ru-RU"/>
        </w:rPr>
        <w:pPrChange w:id="281" w:author="Михаил Соловьев" w:date="2020-05-21T01:54:00Z">
          <w:pPr>
            <w:pStyle w:val="a6"/>
            <w:spacing w:before="182" w:line="192" w:lineRule="auto"/>
            <w:ind w:right="7"/>
            <w:jc w:val="both"/>
          </w:pPr>
        </w:pPrChange>
      </w:pPr>
      <w:ins w:id="282" w:author="Михаил Соловьев" w:date="2020-05-21T01:56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определяем позицию игрока, </w:t>
        </w:r>
      </w:ins>
      <w:ins w:id="283" w:author="Михаил Соловьев" w:date="2020-05-21T01:57:00Z">
        <w:r>
          <w:rPr>
            <w:rFonts w:ascii="Times New Roman" w:hAnsi="Times New Roman" w:cs="Times New Roman"/>
            <w:sz w:val="28"/>
            <w:szCs w:val="28"/>
            <w:lang w:val="ru-RU"/>
          </w:rPr>
          <w:t>положение всех лучей относительно</w:t>
        </w:r>
      </w:ins>
    </w:p>
    <w:p w:rsidR="00777B17" w:rsidRDefault="00777B17" w:rsidP="00777B17">
      <w:pPr>
        <w:spacing w:before="182" w:line="192" w:lineRule="auto"/>
        <w:ind w:right="7"/>
        <w:rPr>
          <w:ins w:id="284" w:author="Михаил Соловьев" w:date="2020-05-21T01:58:00Z"/>
          <w:rFonts w:ascii="Times New Roman" w:hAnsi="Times New Roman" w:cs="Times New Roman"/>
          <w:sz w:val="28"/>
          <w:szCs w:val="28"/>
          <w:lang w:val="ru-RU"/>
        </w:rPr>
        <w:pPrChange w:id="285" w:author="Михаил Соловьев" w:date="2020-05-21T01:54:00Z">
          <w:pPr>
            <w:pStyle w:val="a6"/>
            <w:spacing w:before="182" w:line="192" w:lineRule="auto"/>
            <w:ind w:right="7"/>
            <w:jc w:val="both"/>
          </w:pPr>
        </w:pPrChange>
      </w:pPr>
      <w:proofErr w:type="spellStart"/>
      <w:ins w:id="286" w:author="Михаил Соловьев" w:date="2020-05-21T01:57:00Z">
        <w:r>
          <w:rPr>
            <w:rFonts w:ascii="Times New Roman" w:hAnsi="Times New Roman" w:cs="Times New Roman"/>
            <w:sz w:val="28"/>
            <w:szCs w:val="28"/>
            <w:lang w:val="en-US"/>
          </w:rPr>
          <w:t>GameWindow</w:t>
        </w:r>
      </w:ins>
      <w:proofErr w:type="spellEnd"/>
      <w:ins w:id="287" w:author="Михаил Соловьев" w:date="2020-05-21T01:58:00Z">
        <w:r w:rsidRPr="00777B17">
          <w:rPr>
            <w:rFonts w:ascii="Times New Roman" w:hAnsi="Times New Roman" w:cs="Times New Roman"/>
            <w:sz w:val="28"/>
            <w:szCs w:val="28"/>
            <w:lang w:val="ru-RU"/>
            <w:rPrChange w:id="288" w:author="Михаил Соловьев" w:date="2020-05-21T01:5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.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Пока есть события, считываем их</w:t>
        </w:r>
        <w:r w:rsidRPr="00777B17">
          <w:rPr>
            <w:rFonts w:ascii="Times New Roman" w:hAnsi="Times New Roman" w:cs="Times New Roman"/>
            <w:sz w:val="28"/>
            <w:szCs w:val="28"/>
            <w:lang w:val="ru-RU"/>
            <w:rPrChange w:id="289" w:author="Михаил Соловьев" w:date="2020-05-21T01:5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:</w:t>
        </w:r>
      </w:ins>
    </w:p>
    <w:p w:rsidR="00777B17" w:rsidRDefault="00777B17" w:rsidP="00777B17">
      <w:pPr>
        <w:pStyle w:val="a6"/>
        <w:numPr>
          <w:ilvl w:val="0"/>
          <w:numId w:val="4"/>
        </w:numPr>
        <w:spacing w:before="182" w:line="192" w:lineRule="auto"/>
        <w:ind w:right="7"/>
        <w:rPr>
          <w:ins w:id="290" w:author="Михаил Соловьев" w:date="2020-05-21T01:59:00Z"/>
          <w:rFonts w:ascii="Times New Roman" w:hAnsi="Times New Roman" w:cs="Times New Roman"/>
          <w:sz w:val="28"/>
          <w:szCs w:val="28"/>
          <w:lang w:val="ru-RU"/>
        </w:rPr>
        <w:pPrChange w:id="291" w:author="Михаил Соловьев" w:date="2020-05-21T01:59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292" w:author="Михаил Соловьев" w:date="2020-05-21T01:59:00Z">
        <w:r>
          <w:rPr>
            <w:rFonts w:ascii="Times New Roman" w:hAnsi="Times New Roman" w:cs="Times New Roman"/>
            <w:sz w:val="28"/>
            <w:szCs w:val="28"/>
            <w:lang w:val="ru-RU"/>
          </w:rPr>
          <w:t>Клик по крестику – закрываем окно,</w:t>
        </w:r>
      </w:ins>
    </w:p>
    <w:p w:rsidR="00777B17" w:rsidRPr="00777B17" w:rsidRDefault="00777B17" w:rsidP="00777B17">
      <w:pPr>
        <w:pStyle w:val="a6"/>
        <w:spacing w:before="182" w:line="192" w:lineRule="auto"/>
        <w:ind w:right="7"/>
        <w:rPr>
          <w:ins w:id="293" w:author="Михаил Соловьев" w:date="2020-05-21T01:59:00Z"/>
          <w:rFonts w:ascii="Times New Roman" w:hAnsi="Times New Roman" w:cs="Times New Roman"/>
          <w:sz w:val="28"/>
          <w:szCs w:val="28"/>
          <w:lang w:val="ru-RU"/>
          <w:rPrChange w:id="294" w:author="Михаил Соловьев" w:date="2020-05-21T01:59:00Z">
            <w:rPr>
              <w:ins w:id="295" w:author="Михаил Соловьев" w:date="2020-05-21T01:59:00Z"/>
              <w:lang w:val="ru-RU"/>
            </w:rPr>
          </w:rPrChange>
        </w:rPr>
        <w:pPrChange w:id="296" w:author="Михаил Соловьев" w:date="2020-05-21T01:59:00Z">
          <w:pPr>
            <w:pStyle w:val="a6"/>
            <w:spacing w:before="182" w:line="192" w:lineRule="auto"/>
            <w:ind w:left="0" w:right="7"/>
            <w:jc w:val="both"/>
          </w:pPr>
        </w:pPrChange>
      </w:pPr>
    </w:p>
    <w:p w:rsidR="00777B17" w:rsidRDefault="00777B17" w:rsidP="00777B17">
      <w:pPr>
        <w:pStyle w:val="a6"/>
        <w:numPr>
          <w:ilvl w:val="0"/>
          <w:numId w:val="4"/>
        </w:numPr>
        <w:spacing w:before="182" w:line="192" w:lineRule="auto"/>
        <w:ind w:right="7"/>
        <w:rPr>
          <w:ins w:id="297" w:author="Михаил Соловьев" w:date="2020-05-21T02:00:00Z"/>
          <w:rFonts w:ascii="Times New Roman" w:hAnsi="Times New Roman" w:cs="Times New Roman"/>
          <w:sz w:val="28"/>
          <w:szCs w:val="28"/>
          <w:lang w:val="ru-RU"/>
        </w:rPr>
        <w:pPrChange w:id="298" w:author="Михаил Соловьев" w:date="2020-05-21T01:59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299" w:author="Михаил Соловьев" w:date="2020-05-21T01:59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Нажата левая кнопка мыши – создаем экземпляр структуры </w:t>
        </w:r>
      </w:ins>
    </w:p>
    <w:p w:rsidR="00777B17" w:rsidRPr="00777B17" w:rsidRDefault="00777B17" w:rsidP="00777B17">
      <w:pPr>
        <w:pStyle w:val="a6"/>
        <w:rPr>
          <w:ins w:id="300" w:author="Михаил Соловьев" w:date="2020-05-21T02:00:00Z"/>
          <w:rFonts w:ascii="Times New Roman" w:hAnsi="Times New Roman" w:cs="Times New Roman"/>
          <w:sz w:val="28"/>
          <w:szCs w:val="28"/>
          <w:lang w:val="en-US"/>
          <w:rPrChange w:id="301" w:author="Михаил Соловьев" w:date="2020-05-21T02:00:00Z">
            <w:rPr>
              <w:ins w:id="302" w:author="Михаил Соловьев" w:date="2020-05-21T02:00:00Z"/>
              <w:lang w:val="en-US"/>
            </w:rPr>
          </w:rPrChange>
        </w:rPr>
        <w:pPrChange w:id="303" w:author="Михаил Соловьев" w:date="2020-05-21T02:00:00Z">
          <w:pPr>
            <w:pStyle w:val="a6"/>
            <w:numPr>
              <w:numId w:val="4"/>
            </w:numPr>
            <w:spacing w:before="182" w:line="192" w:lineRule="auto"/>
            <w:ind w:right="7" w:hanging="360"/>
          </w:pPr>
        </w:pPrChange>
      </w:pPr>
    </w:p>
    <w:p w:rsidR="00777B17" w:rsidRDefault="00777B17" w:rsidP="00777B17">
      <w:pPr>
        <w:pStyle w:val="a6"/>
        <w:spacing w:before="182" w:line="192" w:lineRule="auto"/>
        <w:ind w:right="7"/>
        <w:rPr>
          <w:ins w:id="304" w:author="Михаил Соловьев" w:date="2020-05-21T02:02:00Z"/>
          <w:rFonts w:ascii="Times New Roman" w:hAnsi="Times New Roman" w:cs="Times New Roman"/>
          <w:sz w:val="28"/>
          <w:szCs w:val="28"/>
          <w:lang w:val="ru-RU"/>
        </w:rPr>
        <w:pPrChange w:id="305" w:author="Михаил Соловьев" w:date="2020-05-21T02:00:00Z">
          <w:pPr>
            <w:pStyle w:val="a6"/>
            <w:spacing w:before="182" w:line="192" w:lineRule="auto"/>
            <w:ind w:left="0" w:right="7"/>
            <w:jc w:val="both"/>
          </w:pPr>
        </w:pPrChange>
      </w:pPr>
      <w:proofErr w:type="spellStart"/>
      <w:ins w:id="306" w:author="Михаил Соловьев" w:date="2020-05-21T02:00:00Z">
        <w:r>
          <w:rPr>
            <w:rFonts w:ascii="Times New Roman" w:hAnsi="Times New Roman" w:cs="Times New Roman"/>
            <w:sz w:val="28"/>
            <w:szCs w:val="28"/>
            <w:lang w:val="en-US"/>
          </w:rPr>
          <w:t>ParamsForShot</w:t>
        </w:r>
        <w:proofErr w:type="spellEnd"/>
        <w:r w:rsidRPr="00777B17">
          <w:rPr>
            <w:rFonts w:ascii="Times New Roman" w:hAnsi="Times New Roman" w:cs="Times New Roman"/>
            <w:sz w:val="28"/>
            <w:szCs w:val="28"/>
            <w:lang w:val="ru-RU"/>
            <w:rPrChange w:id="307" w:author="Михаил Соловьев" w:date="2020-05-21T02:0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proofErr w:type="spellStart"/>
        <w:r>
          <w:rPr>
            <w:rFonts w:ascii="Times New Roman" w:hAnsi="Times New Roman" w:cs="Times New Roman"/>
            <w:sz w:val="28"/>
            <w:szCs w:val="28"/>
            <w:lang w:val="en-US"/>
          </w:rPr>
          <w:t>params</w:t>
        </w:r>
      </w:ins>
      <w:proofErr w:type="spellEnd"/>
      <w:ins w:id="308" w:author="Михаил Соловьев" w:date="2020-05-21T02:01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для красного луча</w:t>
        </w:r>
      </w:ins>
      <w:ins w:id="309" w:author="Михаил Соловьев" w:date="2020-05-21T02:00:00Z">
        <w:r w:rsidRPr="00777B17">
          <w:rPr>
            <w:rFonts w:ascii="Times New Roman" w:hAnsi="Times New Roman" w:cs="Times New Roman"/>
            <w:sz w:val="28"/>
            <w:szCs w:val="28"/>
            <w:lang w:val="ru-RU"/>
            <w:rPrChange w:id="310" w:author="Михаил Соловьев" w:date="2020-05-21T02:0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,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заполняем его поля и передаем </w:t>
        </w:r>
      </w:ins>
    </w:p>
    <w:p w:rsidR="00777B17" w:rsidRDefault="00777B17" w:rsidP="00777B17">
      <w:pPr>
        <w:pStyle w:val="a6"/>
        <w:spacing w:before="182" w:line="192" w:lineRule="auto"/>
        <w:ind w:right="7"/>
        <w:rPr>
          <w:ins w:id="311" w:author="Михаил Соловьев" w:date="2020-05-21T02:02:00Z"/>
          <w:rFonts w:ascii="Times New Roman" w:hAnsi="Times New Roman" w:cs="Times New Roman"/>
          <w:sz w:val="28"/>
          <w:szCs w:val="28"/>
          <w:lang w:val="ru-RU"/>
        </w:rPr>
        <w:pPrChange w:id="312" w:author="Михаил Соловьев" w:date="2020-05-21T02:00:00Z">
          <w:pPr>
            <w:pStyle w:val="a6"/>
            <w:spacing w:before="182" w:line="192" w:lineRule="auto"/>
            <w:ind w:left="0" w:right="7"/>
            <w:jc w:val="both"/>
          </w:pPr>
        </w:pPrChange>
      </w:pPr>
    </w:p>
    <w:p w:rsidR="00777B17" w:rsidRDefault="00777B17" w:rsidP="00777B17">
      <w:pPr>
        <w:pStyle w:val="a6"/>
        <w:spacing w:before="182" w:line="192" w:lineRule="auto"/>
        <w:ind w:right="7"/>
        <w:rPr>
          <w:ins w:id="313" w:author="Михаил Соловьев" w:date="2020-05-21T02:02:00Z"/>
          <w:rFonts w:ascii="Times New Roman" w:hAnsi="Times New Roman" w:cs="Times New Roman"/>
          <w:sz w:val="28"/>
          <w:szCs w:val="28"/>
          <w:lang w:val="ru-RU"/>
        </w:rPr>
        <w:pPrChange w:id="314" w:author="Михаил Соловьев" w:date="2020-05-21T02:02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315" w:author="Михаил Соловьев" w:date="2020-05-21T02:00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полученный </w:t>
        </w:r>
      </w:ins>
      <w:ins w:id="316" w:author="Михаил Соловьев" w:date="2020-05-21T02:01:00Z">
        <w:r w:rsidRPr="00777B17">
          <w:rPr>
            <w:rFonts w:ascii="Times New Roman" w:hAnsi="Times New Roman" w:cs="Times New Roman"/>
            <w:sz w:val="28"/>
            <w:szCs w:val="28"/>
            <w:lang w:val="ru-RU"/>
            <w:rPrChange w:id="317" w:author="Михаил Соловьев" w:date="2020-05-21T02:02:00Z">
              <w:rPr>
                <w:lang w:val="ru-RU"/>
              </w:rPr>
            </w:rPrChange>
          </w:rPr>
          <w:t>экземпляр в функцию стрельбы (</w:t>
        </w:r>
        <w:proofErr w:type="spellStart"/>
        <w:r w:rsidRPr="00777B17">
          <w:rPr>
            <w:rFonts w:ascii="Times New Roman" w:hAnsi="Times New Roman" w:cs="Times New Roman"/>
            <w:sz w:val="28"/>
            <w:szCs w:val="28"/>
            <w:lang w:val="en-US"/>
            <w:rPrChange w:id="318" w:author="Михаил Соловьев" w:date="2020-05-21T02:02:00Z">
              <w:rPr>
                <w:lang w:val="en-US"/>
              </w:rPr>
            </w:rPrChange>
          </w:rPr>
          <w:t>ShotingByPlayer</w:t>
        </w:r>
        <w:proofErr w:type="spellEnd"/>
        <w:r w:rsidRPr="00777B17">
          <w:rPr>
            <w:rFonts w:ascii="Times New Roman" w:hAnsi="Times New Roman" w:cs="Times New Roman"/>
            <w:sz w:val="28"/>
            <w:szCs w:val="28"/>
            <w:lang w:val="ru-RU"/>
            <w:rPrChange w:id="319" w:author="Михаил Соловьев" w:date="2020-05-21T02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)</w:t>
        </w:r>
      </w:ins>
      <w:ins w:id="320" w:author="Михаил Соловьев" w:date="2020-05-21T02:02:00Z">
        <w:r w:rsidRPr="00777B17">
          <w:rPr>
            <w:rFonts w:ascii="Times New Roman" w:hAnsi="Times New Roman" w:cs="Times New Roman"/>
            <w:sz w:val="28"/>
            <w:szCs w:val="28"/>
            <w:lang w:val="ru-RU"/>
            <w:rPrChange w:id="321" w:author="Михаил Соловьев" w:date="2020-05-21T02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;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если у </w:t>
        </w:r>
      </w:ins>
    </w:p>
    <w:p w:rsidR="00777B17" w:rsidRDefault="00777B17" w:rsidP="00777B17">
      <w:pPr>
        <w:pStyle w:val="a6"/>
        <w:spacing w:before="182" w:line="192" w:lineRule="auto"/>
        <w:ind w:right="7"/>
        <w:rPr>
          <w:ins w:id="322" w:author="Михаил Соловьев" w:date="2020-05-21T02:02:00Z"/>
          <w:rFonts w:ascii="Times New Roman" w:hAnsi="Times New Roman" w:cs="Times New Roman"/>
          <w:sz w:val="28"/>
          <w:szCs w:val="28"/>
          <w:lang w:val="ru-RU"/>
        </w:rPr>
        <w:pPrChange w:id="323" w:author="Михаил Соловьев" w:date="2020-05-21T02:02:00Z">
          <w:pPr>
            <w:pStyle w:val="a6"/>
            <w:spacing w:before="182" w:line="192" w:lineRule="auto"/>
            <w:ind w:left="0" w:right="7"/>
            <w:jc w:val="both"/>
          </w:pPr>
        </w:pPrChange>
      </w:pPr>
    </w:p>
    <w:p w:rsidR="00777B17" w:rsidRDefault="00777B17" w:rsidP="00777B17">
      <w:pPr>
        <w:pStyle w:val="a6"/>
        <w:spacing w:before="182" w:line="192" w:lineRule="auto"/>
        <w:ind w:right="7"/>
        <w:rPr>
          <w:ins w:id="324" w:author="Михаил Соловьев" w:date="2020-05-21T02:03:00Z"/>
          <w:rFonts w:ascii="Times New Roman" w:hAnsi="Times New Roman" w:cs="Times New Roman"/>
          <w:sz w:val="28"/>
          <w:szCs w:val="28"/>
          <w:lang w:val="ru-RU"/>
        </w:rPr>
        <w:pPrChange w:id="325" w:author="Михаил Соловьев" w:date="2020-05-21T02:02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326" w:author="Михаил Соловьев" w:date="2020-05-21T02:02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врага кончилось здоровье, то </w:t>
        </w:r>
      </w:ins>
      <w:ins w:id="327" w:author="Михаил Соловьев" w:date="2020-05-21T02:03:00Z">
        <w:r>
          <w:rPr>
            <w:rFonts w:ascii="Times New Roman" w:hAnsi="Times New Roman" w:cs="Times New Roman"/>
            <w:sz w:val="28"/>
            <w:szCs w:val="28"/>
            <w:lang w:val="ru-RU"/>
          </w:rPr>
          <w:t>вызываем функцию для анимации взрыва</w:t>
        </w:r>
      </w:ins>
    </w:p>
    <w:p w:rsidR="00593031" w:rsidRDefault="00593031" w:rsidP="00777B17">
      <w:pPr>
        <w:pStyle w:val="a6"/>
        <w:spacing w:before="182" w:line="192" w:lineRule="auto"/>
        <w:ind w:right="7"/>
        <w:rPr>
          <w:ins w:id="328" w:author="Михаил Соловьев" w:date="2020-05-21T02:03:00Z"/>
          <w:rFonts w:ascii="Times New Roman" w:hAnsi="Times New Roman" w:cs="Times New Roman"/>
          <w:sz w:val="28"/>
          <w:szCs w:val="28"/>
          <w:lang w:val="ru-RU"/>
        </w:rPr>
        <w:pPrChange w:id="329" w:author="Михаил Соловьев" w:date="2020-05-21T02:02:00Z">
          <w:pPr>
            <w:pStyle w:val="a6"/>
            <w:spacing w:before="182" w:line="192" w:lineRule="auto"/>
            <w:ind w:left="0" w:right="7"/>
            <w:jc w:val="both"/>
          </w:pPr>
        </w:pPrChange>
      </w:pPr>
    </w:p>
    <w:p w:rsidR="00593031" w:rsidRDefault="00593031" w:rsidP="00593031">
      <w:pPr>
        <w:pStyle w:val="a6"/>
        <w:spacing w:before="182" w:line="192" w:lineRule="auto"/>
        <w:ind w:right="7"/>
        <w:rPr>
          <w:ins w:id="330" w:author="Михаил Соловьев" w:date="2020-05-21T02:04:00Z"/>
          <w:rFonts w:ascii="Times New Roman" w:hAnsi="Times New Roman" w:cs="Times New Roman"/>
          <w:sz w:val="28"/>
          <w:szCs w:val="28"/>
          <w:lang w:val="ru-RU"/>
        </w:rPr>
        <w:pPrChange w:id="331" w:author="Михаил Соловьев" w:date="2020-05-21T02:04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332" w:author="Михаил Соловьев" w:date="2020-05-21T02:03:00Z">
        <w:r>
          <w:rPr>
            <w:rFonts w:ascii="Times New Roman" w:hAnsi="Times New Roman" w:cs="Times New Roman"/>
            <w:sz w:val="28"/>
            <w:szCs w:val="28"/>
            <w:lang w:val="ru-RU"/>
          </w:rPr>
          <w:t>(Рис. 18)</w:t>
        </w:r>
      </w:ins>
      <w:ins w:id="333" w:author="Михаил Соловьев" w:date="2020-05-21T02:04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и удаляем последний элемент списка (врага),</w:t>
        </w:r>
      </w:ins>
    </w:p>
    <w:p w:rsidR="00593031" w:rsidRDefault="00593031" w:rsidP="00593031">
      <w:pPr>
        <w:pStyle w:val="a6"/>
        <w:spacing w:before="182" w:line="192" w:lineRule="auto"/>
        <w:ind w:right="7"/>
        <w:rPr>
          <w:ins w:id="334" w:author="Михаил Соловьев" w:date="2020-05-21T02:04:00Z"/>
          <w:rFonts w:ascii="Times New Roman" w:hAnsi="Times New Roman" w:cs="Times New Roman"/>
          <w:sz w:val="28"/>
          <w:szCs w:val="28"/>
          <w:lang w:val="ru-RU"/>
        </w:rPr>
        <w:pPrChange w:id="335" w:author="Михаил Соловьев" w:date="2020-05-21T02:04:00Z">
          <w:pPr>
            <w:pStyle w:val="a6"/>
            <w:spacing w:before="182" w:line="192" w:lineRule="auto"/>
            <w:ind w:left="0" w:right="7"/>
            <w:jc w:val="both"/>
          </w:pPr>
        </w:pPrChange>
      </w:pPr>
    </w:p>
    <w:p w:rsidR="00593031" w:rsidRDefault="00593031" w:rsidP="00593031">
      <w:pPr>
        <w:pStyle w:val="a6"/>
        <w:numPr>
          <w:ilvl w:val="0"/>
          <w:numId w:val="4"/>
        </w:numPr>
        <w:spacing w:before="182" w:line="192" w:lineRule="auto"/>
        <w:ind w:right="7"/>
        <w:rPr>
          <w:ins w:id="336" w:author="Михаил Соловьев" w:date="2020-05-21T02:05:00Z"/>
          <w:rFonts w:ascii="Times New Roman" w:hAnsi="Times New Roman" w:cs="Times New Roman"/>
          <w:sz w:val="28"/>
          <w:szCs w:val="28"/>
          <w:lang w:val="ru-RU"/>
        </w:rPr>
        <w:pPrChange w:id="337" w:author="Михаил Соловьев" w:date="2020-05-21T02:04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338" w:author="Михаил Соловьев" w:date="2020-05-21T02:04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Нажата правая кнопка мыши </w:t>
        </w:r>
      </w:ins>
      <w:ins w:id="339" w:author="Михаил Соловьев" w:date="2020-05-21T02:05:00Z">
        <w:r>
          <w:rPr>
            <w:rFonts w:ascii="Times New Roman" w:hAnsi="Times New Roman" w:cs="Times New Roman"/>
            <w:sz w:val="28"/>
            <w:szCs w:val="28"/>
            <w:lang w:val="ru-RU"/>
          </w:rPr>
          <w:t>–</w:t>
        </w:r>
      </w:ins>
      <w:ins w:id="340" w:author="Михаил Соловьев" w:date="2020-05-21T02:04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341" w:author="Михаил Соловьев" w:date="2020-05-21T02:05:00Z">
        <w:r>
          <w:rPr>
            <w:rFonts w:ascii="Times New Roman" w:hAnsi="Times New Roman" w:cs="Times New Roman"/>
            <w:sz w:val="28"/>
            <w:szCs w:val="28"/>
            <w:lang w:val="ru-RU"/>
          </w:rPr>
          <w:t>аналогично левой кнопки мыши, но</w:t>
        </w:r>
      </w:ins>
    </w:p>
    <w:p w:rsidR="00593031" w:rsidRDefault="00593031" w:rsidP="00593031">
      <w:pPr>
        <w:pStyle w:val="a6"/>
        <w:spacing w:before="182" w:line="192" w:lineRule="auto"/>
        <w:ind w:right="7"/>
        <w:rPr>
          <w:ins w:id="342" w:author="Михаил Соловьев" w:date="2020-05-21T02:05:00Z"/>
          <w:rFonts w:ascii="Times New Roman" w:hAnsi="Times New Roman" w:cs="Times New Roman"/>
          <w:sz w:val="28"/>
          <w:szCs w:val="28"/>
          <w:lang w:val="ru-RU"/>
        </w:rPr>
        <w:pPrChange w:id="343" w:author="Михаил Соловьев" w:date="2020-05-21T02:05:00Z">
          <w:pPr>
            <w:pStyle w:val="a6"/>
            <w:spacing w:before="182" w:line="192" w:lineRule="auto"/>
            <w:ind w:left="0" w:right="7"/>
            <w:jc w:val="both"/>
          </w:pPr>
        </w:pPrChange>
      </w:pPr>
    </w:p>
    <w:p w:rsidR="00593031" w:rsidRPr="00593031" w:rsidRDefault="00593031" w:rsidP="00593031">
      <w:pPr>
        <w:pStyle w:val="a6"/>
        <w:spacing w:before="182" w:line="192" w:lineRule="auto"/>
        <w:ind w:right="7"/>
        <w:rPr>
          <w:ins w:id="344" w:author="Михаил Соловьев" w:date="2020-05-21T02:06:00Z"/>
          <w:rFonts w:ascii="Times New Roman" w:hAnsi="Times New Roman" w:cs="Times New Roman"/>
          <w:sz w:val="28"/>
          <w:szCs w:val="28"/>
          <w:lang w:val="ru-RU"/>
          <w:rPrChange w:id="345" w:author="Михаил Соловьев" w:date="2020-05-21T02:06:00Z">
            <w:rPr>
              <w:ins w:id="346" w:author="Михаил Соловьев" w:date="2020-05-21T02:06:00Z"/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pPrChange w:id="347" w:author="Михаил Соловьев" w:date="2020-05-21T02:05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348" w:author="Михаил Соловьев" w:date="2020-05-21T02:05:00Z">
        <w:r>
          <w:rPr>
            <w:rFonts w:ascii="Times New Roman" w:hAnsi="Times New Roman" w:cs="Times New Roman"/>
            <w:sz w:val="28"/>
            <w:szCs w:val="28"/>
            <w:lang w:val="ru-RU"/>
          </w:rPr>
          <w:t>для желтого луча</w:t>
        </w:r>
      </w:ins>
      <w:ins w:id="349" w:author="Михаил Соловьев" w:date="2020-05-21T02:06:00Z">
        <w:r w:rsidRPr="00593031">
          <w:rPr>
            <w:rFonts w:ascii="Times New Roman" w:hAnsi="Times New Roman" w:cs="Times New Roman"/>
            <w:sz w:val="28"/>
            <w:szCs w:val="28"/>
            <w:lang w:val="ru-RU"/>
            <w:rPrChange w:id="350" w:author="Михаил Соловьев" w:date="2020-05-21T02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;</w:t>
        </w:r>
      </w:ins>
    </w:p>
    <w:p w:rsidR="00593031" w:rsidRDefault="00593031" w:rsidP="00593031">
      <w:pPr>
        <w:spacing w:before="182" w:line="192" w:lineRule="auto"/>
        <w:ind w:right="7"/>
        <w:rPr>
          <w:ins w:id="351" w:author="Михаил Соловьев" w:date="2020-05-21T02:07:00Z"/>
          <w:rFonts w:ascii="Times New Roman" w:hAnsi="Times New Roman" w:cs="Times New Roman"/>
          <w:sz w:val="28"/>
          <w:szCs w:val="28"/>
          <w:lang w:val="ru-RU"/>
        </w:rPr>
        <w:pPrChange w:id="352" w:author="Михаил Соловьев" w:date="2020-05-21T02:06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353" w:author="Михаил Соловьев" w:date="2020-05-21T02:06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если игрок жмет на клавиши </w:t>
        </w:r>
        <w:r w:rsidRPr="00593031">
          <w:rPr>
            <w:rFonts w:ascii="Times New Roman" w:hAnsi="Times New Roman" w:cs="Times New Roman"/>
            <w:sz w:val="28"/>
            <w:szCs w:val="28"/>
            <w:lang w:val="ru-RU"/>
            <w:rPrChange w:id="354" w:author="Михаил Соловьев" w:date="2020-05-21T02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“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W</w:t>
        </w:r>
        <w:r w:rsidRPr="00593031">
          <w:rPr>
            <w:rFonts w:ascii="Times New Roman" w:hAnsi="Times New Roman" w:cs="Times New Roman"/>
            <w:sz w:val="28"/>
            <w:szCs w:val="28"/>
            <w:lang w:val="ru-RU"/>
            <w:rPrChange w:id="355" w:author="Михаил Соловьев" w:date="2020-05-21T02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”, “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593031">
          <w:rPr>
            <w:rFonts w:ascii="Times New Roman" w:hAnsi="Times New Roman" w:cs="Times New Roman"/>
            <w:sz w:val="28"/>
            <w:szCs w:val="28"/>
            <w:lang w:val="ru-RU"/>
            <w:rPrChange w:id="356" w:author="Михаил Соловьев" w:date="2020-05-21T02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”</w:t>
        </w:r>
      </w:ins>
      <w:ins w:id="357" w:author="Михаил Соловьев" w:date="2020-05-21T02:07:00Z">
        <w:r w:rsidRPr="00593031">
          <w:rPr>
            <w:rFonts w:ascii="Times New Roman" w:hAnsi="Times New Roman" w:cs="Times New Roman"/>
            <w:sz w:val="28"/>
            <w:szCs w:val="28"/>
            <w:lang w:val="ru-RU"/>
            <w:rPrChange w:id="358" w:author="Михаил Соловьев" w:date="2020-05-21T02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, “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S</w:t>
        </w:r>
        <w:r w:rsidRPr="00593031">
          <w:rPr>
            <w:rFonts w:ascii="Times New Roman" w:hAnsi="Times New Roman" w:cs="Times New Roman"/>
            <w:sz w:val="28"/>
            <w:szCs w:val="28"/>
            <w:lang w:val="ru-RU"/>
            <w:rPrChange w:id="359" w:author="Михаил Соловьев" w:date="2020-05-21T02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”, “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593031">
          <w:rPr>
            <w:rFonts w:ascii="Times New Roman" w:hAnsi="Times New Roman" w:cs="Times New Roman"/>
            <w:sz w:val="28"/>
            <w:szCs w:val="28"/>
            <w:lang w:val="ru-RU"/>
            <w:rPrChange w:id="360" w:author="Михаил Соловьев" w:date="2020-05-21T02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”,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>то таким образом он</w:t>
        </w:r>
      </w:ins>
    </w:p>
    <w:p w:rsidR="00593031" w:rsidRDefault="00593031" w:rsidP="00593031">
      <w:pPr>
        <w:spacing w:before="182" w:line="192" w:lineRule="auto"/>
        <w:ind w:right="7"/>
        <w:rPr>
          <w:ins w:id="361" w:author="Михаил Соловьев" w:date="2020-05-21T02:09:00Z"/>
          <w:rFonts w:ascii="Times New Roman" w:hAnsi="Times New Roman" w:cs="Times New Roman"/>
          <w:sz w:val="28"/>
          <w:szCs w:val="28"/>
          <w:lang w:val="ru-RU"/>
        </w:rPr>
        <w:pPrChange w:id="362" w:author="Михаил Соловьев" w:date="2020-05-21T02:06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363" w:author="Михаил Соловьев" w:date="2020-05-21T02:07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обеспечивает перемещение спрайта своего космического корабля и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lastRenderedPageBreak/>
          <w:t>неотобр</w:t>
        </w:r>
      </w:ins>
      <w:ins w:id="364" w:author="Михаил Соловьев" w:date="2020-05-21T02:08:00Z">
        <w:r>
          <w:rPr>
            <w:rFonts w:ascii="Times New Roman" w:hAnsi="Times New Roman" w:cs="Times New Roman"/>
            <w:sz w:val="28"/>
            <w:szCs w:val="28"/>
            <w:lang w:val="ru-RU"/>
          </w:rPr>
          <w:t>а</w:t>
        </w:r>
      </w:ins>
      <w:ins w:id="365" w:author="Михаил Соловьев" w:date="2020-05-21T02:07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жаемых </w:t>
        </w:r>
      </w:ins>
      <w:ins w:id="366" w:author="Михаил Соловьев" w:date="2020-05-21T02:08:00Z">
        <w:r>
          <w:rPr>
            <w:rFonts w:ascii="Times New Roman" w:hAnsi="Times New Roman" w:cs="Times New Roman"/>
            <w:sz w:val="28"/>
            <w:szCs w:val="28"/>
            <w:lang w:val="ru-RU"/>
          </w:rPr>
          <w:t>спрайтов лучей.</w:t>
        </w:r>
      </w:ins>
    </w:p>
    <w:p w:rsidR="00593031" w:rsidRDefault="00593031" w:rsidP="00593031">
      <w:pPr>
        <w:spacing w:before="182" w:line="192" w:lineRule="auto"/>
        <w:ind w:right="7"/>
        <w:rPr>
          <w:ins w:id="367" w:author="Михаил Соловьев" w:date="2020-05-21T02:08:00Z"/>
          <w:rFonts w:ascii="Times New Roman" w:hAnsi="Times New Roman" w:cs="Times New Roman"/>
          <w:sz w:val="28"/>
          <w:szCs w:val="28"/>
          <w:lang w:val="ru-RU"/>
        </w:rPr>
        <w:pPrChange w:id="368" w:author="Михаил Соловьев" w:date="2020-05-21T02:06:00Z">
          <w:pPr>
            <w:pStyle w:val="a6"/>
            <w:spacing w:before="182" w:line="192" w:lineRule="auto"/>
            <w:ind w:left="0" w:right="7"/>
            <w:jc w:val="both"/>
          </w:pPr>
        </w:pPrChange>
      </w:pPr>
    </w:p>
    <w:p w:rsidR="00593031" w:rsidRPr="00593031" w:rsidRDefault="00593031" w:rsidP="00593031">
      <w:pPr>
        <w:spacing w:before="182" w:line="192" w:lineRule="auto"/>
        <w:ind w:right="7"/>
        <w:rPr>
          <w:ins w:id="369" w:author="Михаил Соловьев" w:date="2020-05-21T02:06:00Z"/>
          <w:rFonts w:ascii="Times New Roman" w:hAnsi="Times New Roman" w:cs="Times New Roman"/>
          <w:sz w:val="28"/>
          <w:szCs w:val="28"/>
          <w:lang w:val="ru-RU"/>
          <w:rPrChange w:id="370" w:author="Михаил Соловьев" w:date="2020-05-21T02:07:00Z">
            <w:rPr>
              <w:ins w:id="371" w:author="Михаил Соловьев" w:date="2020-05-21T02:06:00Z"/>
              <w:lang w:val="en-US"/>
            </w:rPr>
          </w:rPrChange>
        </w:rPr>
        <w:pPrChange w:id="372" w:author="Михаил Соловьев" w:date="2020-05-21T02:06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373" w:author="Михаил Соловьев" w:date="2020-05-21T02:09:00Z">
        <w:r>
          <w:rPr>
            <w:noProof/>
            <w:lang w:val="ru-RU"/>
          </w:rPr>
          <w:drawing>
            <wp:inline distT="0" distB="0" distL="0" distR="0" wp14:anchorId="7C06AC5C" wp14:editId="37D1B500">
              <wp:extent cx="5457825" cy="3267075"/>
              <wp:effectExtent l="0" t="0" r="9525" b="9525"/>
              <wp:docPr id="30" name="Рисунок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7825" cy="3267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93031" w:rsidRDefault="00593031" w:rsidP="00593031">
      <w:pPr>
        <w:spacing w:before="182" w:line="192" w:lineRule="auto"/>
        <w:ind w:right="7"/>
        <w:jc w:val="center"/>
        <w:rPr>
          <w:ins w:id="374" w:author="Михаил Соловьев" w:date="2020-05-21T02:09:00Z"/>
          <w:rFonts w:ascii="Times New Roman" w:hAnsi="Times New Roman" w:cs="Times New Roman"/>
          <w:sz w:val="28"/>
          <w:szCs w:val="28"/>
          <w:lang w:val="ru-RU"/>
        </w:rPr>
        <w:pPrChange w:id="375" w:author="Михаил Соловьев" w:date="2020-05-21T02:09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376" w:author="Михаил Соловьев" w:date="2020-05-21T02:09:00Z">
        <w:r>
          <w:rPr>
            <w:rFonts w:ascii="Times New Roman" w:hAnsi="Times New Roman" w:cs="Times New Roman"/>
            <w:sz w:val="28"/>
            <w:szCs w:val="28"/>
            <w:lang w:val="ru-RU"/>
          </w:rPr>
          <w:t>Рис. 18 (Анимация взрыва)</w:t>
        </w:r>
      </w:ins>
    </w:p>
    <w:p w:rsidR="00593031" w:rsidRDefault="00593031" w:rsidP="00593031">
      <w:pPr>
        <w:spacing w:before="182" w:line="192" w:lineRule="auto"/>
        <w:ind w:right="7"/>
        <w:jc w:val="both"/>
        <w:rPr>
          <w:ins w:id="377" w:author="Михаил Соловьев" w:date="2020-05-21T02:10:00Z"/>
          <w:rFonts w:ascii="Times New Roman" w:hAnsi="Times New Roman" w:cs="Times New Roman"/>
          <w:sz w:val="28"/>
          <w:szCs w:val="28"/>
          <w:lang w:val="ru-RU"/>
        </w:rPr>
        <w:pPrChange w:id="378" w:author="Михаил Соловьев" w:date="2020-05-21T02:09:00Z">
          <w:pPr>
            <w:pStyle w:val="a6"/>
            <w:spacing w:before="182" w:line="192" w:lineRule="auto"/>
            <w:ind w:left="0" w:right="7"/>
            <w:jc w:val="both"/>
          </w:pPr>
        </w:pPrChange>
      </w:pPr>
    </w:p>
    <w:p w:rsidR="001D1F07" w:rsidRDefault="00593031" w:rsidP="00593031">
      <w:pPr>
        <w:spacing w:before="182" w:line="192" w:lineRule="auto"/>
        <w:ind w:right="7"/>
        <w:jc w:val="both"/>
        <w:rPr>
          <w:ins w:id="379" w:author="Михаил Соловьев" w:date="2020-05-21T02:14:00Z"/>
          <w:rFonts w:ascii="Times New Roman" w:hAnsi="Times New Roman" w:cs="Times New Roman"/>
          <w:sz w:val="28"/>
          <w:szCs w:val="28"/>
          <w:lang w:val="ru-RU"/>
        </w:rPr>
        <w:pPrChange w:id="380" w:author="Михаил Соловьев" w:date="2020-05-21T02:09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381" w:author="Михаил Соловьев" w:date="2020-05-21T02:10:00Z">
        <w:r>
          <w:rPr>
            <w:rFonts w:ascii="Times New Roman" w:hAnsi="Times New Roman" w:cs="Times New Roman"/>
            <w:sz w:val="28"/>
            <w:szCs w:val="28"/>
            <w:lang w:val="ru-RU"/>
          </w:rPr>
          <w:t>В главной функции</w:t>
        </w:r>
      </w:ins>
      <w:ins w:id="382" w:author="Михаил Соловьев" w:date="2020-05-21T02:14:00Z">
        <w:r w:rsidR="001D1F07">
          <w:rPr>
            <w:rFonts w:ascii="Times New Roman" w:hAnsi="Times New Roman" w:cs="Times New Roman"/>
            <w:sz w:val="28"/>
            <w:szCs w:val="28"/>
            <w:lang w:val="ru-RU"/>
          </w:rPr>
          <w:t xml:space="preserve"> (Рис. 19) </w:t>
        </w:r>
      </w:ins>
      <w:ins w:id="383" w:author="Михаил Соловьев" w:date="2020-05-21T02:10:00Z">
        <w:r>
          <w:rPr>
            <w:rFonts w:ascii="Times New Roman" w:hAnsi="Times New Roman" w:cs="Times New Roman"/>
            <w:sz w:val="28"/>
            <w:szCs w:val="28"/>
            <w:lang w:val="ru-RU"/>
          </w:rPr>
          <w:t>происходит загрузка текстур</w:t>
        </w:r>
      </w:ins>
      <w:ins w:id="384" w:author="Михаил Соловьев" w:date="2020-05-21T02:11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в глобальные </w:t>
        </w:r>
      </w:ins>
    </w:p>
    <w:p w:rsidR="001D1F07" w:rsidRDefault="00593031" w:rsidP="00593031">
      <w:pPr>
        <w:spacing w:before="182" w:line="192" w:lineRule="auto"/>
        <w:ind w:right="7"/>
        <w:jc w:val="both"/>
        <w:rPr>
          <w:ins w:id="385" w:author="Михаил Соловьев" w:date="2020-05-21T02:14:00Z"/>
          <w:rFonts w:ascii="Times New Roman" w:hAnsi="Times New Roman" w:cs="Times New Roman"/>
          <w:sz w:val="28"/>
          <w:szCs w:val="28"/>
          <w:lang w:val="ru-RU"/>
        </w:rPr>
        <w:pPrChange w:id="386" w:author="Михаил Соловьев" w:date="2020-05-21T02:09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387" w:author="Михаил Соловьев" w:date="2020-05-21T02:11:00Z">
        <w:r>
          <w:rPr>
            <w:rFonts w:ascii="Times New Roman" w:hAnsi="Times New Roman" w:cs="Times New Roman"/>
            <w:sz w:val="28"/>
            <w:szCs w:val="28"/>
            <w:lang w:val="ru-RU"/>
          </w:rPr>
          <w:t>переменные,</w:t>
        </w:r>
      </w:ins>
      <w:ins w:id="388" w:author="Михаил Соловьев" w:date="2020-05-21T02:14:00Z">
        <w:r w:rsidR="001D1F07"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389" w:author="Михаил Соловьев" w:date="2020-05-21T02:11:00Z">
        <w:r>
          <w:rPr>
            <w:rFonts w:ascii="Times New Roman" w:hAnsi="Times New Roman" w:cs="Times New Roman"/>
            <w:sz w:val="28"/>
            <w:szCs w:val="28"/>
            <w:lang w:val="ru-RU"/>
          </w:rPr>
          <w:t>текстуры загружаются из файлов проекта</w:t>
        </w:r>
      </w:ins>
      <w:ins w:id="390" w:author="Михаил Соловьев" w:date="2020-05-21T02:12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. В дальнейшем, </w:t>
        </w:r>
      </w:ins>
    </w:p>
    <w:p w:rsidR="001D1F07" w:rsidRDefault="001D1F07" w:rsidP="00593031">
      <w:pPr>
        <w:spacing w:before="182" w:line="192" w:lineRule="auto"/>
        <w:ind w:right="7"/>
        <w:jc w:val="both"/>
        <w:rPr>
          <w:ins w:id="391" w:author="Михаил Соловьев" w:date="2020-05-21T02:14:00Z"/>
          <w:rFonts w:ascii="Times New Roman" w:hAnsi="Times New Roman" w:cs="Times New Roman"/>
          <w:sz w:val="28"/>
          <w:szCs w:val="28"/>
          <w:lang w:val="ru-RU"/>
        </w:rPr>
        <w:pPrChange w:id="392" w:author="Михаил Соловьев" w:date="2020-05-21T02:09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393" w:author="Михаил Соловьев" w:date="2020-05-21T02:12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происходит вызов </w:t>
        </w:r>
      </w:ins>
      <w:ins w:id="394" w:author="Михаил Соловьев" w:date="2020-05-21T02:14:00Z">
        <w:r>
          <w:rPr>
            <w:rFonts w:ascii="Times New Roman" w:hAnsi="Times New Roman" w:cs="Times New Roman"/>
            <w:sz w:val="28"/>
            <w:szCs w:val="28"/>
            <w:lang w:val="ru-RU"/>
          </w:rPr>
          <w:t>ф</w:t>
        </w:r>
      </w:ins>
      <w:ins w:id="395" w:author="Михаил Соловьев" w:date="2020-05-21T02:12:00Z">
        <w:r w:rsidR="00593031">
          <w:rPr>
            <w:rFonts w:ascii="Times New Roman" w:hAnsi="Times New Roman" w:cs="Times New Roman"/>
            <w:sz w:val="28"/>
            <w:szCs w:val="28"/>
            <w:lang w:val="ru-RU"/>
          </w:rPr>
          <w:t xml:space="preserve">ункции </w:t>
        </w:r>
        <w:r w:rsidR="00593031">
          <w:rPr>
            <w:rFonts w:ascii="Times New Roman" w:hAnsi="Times New Roman" w:cs="Times New Roman"/>
            <w:sz w:val="28"/>
            <w:szCs w:val="28"/>
            <w:lang w:val="en-US"/>
          </w:rPr>
          <w:t>Menu</w:t>
        </w:r>
        <w:r w:rsidR="00593031" w:rsidRPr="00593031">
          <w:rPr>
            <w:rFonts w:ascii="Times New Roman" w:hAnsi="Times New Roman" w:cs="Times New Roman"/>
            <w:sz w:val="28"/>
            <w:szCs w:val="28"/>
            <w:lang w:val="ru-RU"/>
            <w:rPrChange w:id="396" w:author="Михаил Соловьев" w:date="2020-05-21T02:1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="00593031">
          <w:rPr>
            <w:rFonts w:ascii="Times New Roman" w:hAnsi="Times New Roman" w:cs="Times New Roman"/>
            <w:sz w:val="28"/>
            <w:szCs w:val="28"/>
            <w:lang w:val="ru-RU"/>
          </w:rPr>
          <w:t xml:space="preserve">и, если не была выбрана область </w:t>
        </w:r>
        <w:r w:rsidR="00593031" w:rsidRPr="00593031">
          <w:rPr>
            <w:rFonts w:ascii="Times New Roman" w:hAnsi="Times New Roman" w:cs="Times New Roman"/>
            <w:sz w:val="28"/>
            <w:szCs w:val="28"/>
            <w:lang w:val="ru-RU"/>
            <w:rPrChange w:id="397" w:author="Михаил Соловьев" w:date="2020-05-21T02:1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“</w:t>
        </w:r>
        <w:r w:rsidR="00593031">
          <w:rPr>
            <w:rFonts w:ascii="Times New Roman" w:hAnsi="Times New Roman" w:cs="Times New Roman"/>
            <w:sz w:val="28"/>
            <w:szCs w:val="28"/>
            <w:lang w:val="en-US"/>
          </w:rPr>
          <w:t>EXIT</w:t>
        </w:r>
        <w:r w:rsidR="00593031" w:rsidRPr="00593031">
          <w:rPr>
            <w:rFonts w:ascii="Times New Roman" w:hAnsi="Times New Roman" w:cs="Times New Roman"/>
            <w:sz w:val="28"/>
            <w:szCs w:val="28"/>
            <w:lang w:val="ru-RU"/>
            <w:rPrChange w:id="398" w:author="Михаил Соловьев" w:date="2020-05-21T02:1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”</w:t>
        </w:r>
        <w:r w:rsidR="00593031">
          <w:rPr>
            <w:rFonts w:ascii="Times New Roman" w:hAnsi="Times New Roman" w:cs="Times New Roman"/>
            <w:sz w:val="28"/>
            <w:szCs w:val="28"/>
            <w:lang w:val="ru-RU"/>
          </w:rPr>
          <w:t xml:space="preserve">, </w:t>
        </w:r>
      </w:ins>
    </w:p>
    <w:p w:rsidR="001D1F07" w:rsidRDefault="001D1F07" w:rsidP="00593031">
      <w:pPr>
        <w:spacing w:before="182" w:line="192" w:lineRule="auto"/>
        <w:ind w:right="7"/>
        <w:jc w:val="both"/>
        <w:rPr>
          <w:ins w:id="399" w:author="Михаил Соловьев" w:date="2020-05-21T02:14:00Z"/>
          <w:rFonts w:ascii="Times New Roman" w:hAnsi="Times New Roman" w:cs="Times New Roman"/>
          <w:sz w:val="28"/>
          <w:szCs w:val="28"/>
          <w:lang w:val="ru-RU"/>
        </w:rPr>
        <w:pPrChange w:id="400" w:author="Михаил Соловьев" w:date="2020-05-21T02:09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401" w:author="Михаил Соловьев" w:date="2020-05-21T02:12:00Z">
        <w:r>
          <w:rPr>
            <w:rFonts w:ascii="Times New Roman" w:hAnsi="Times New Roman" w:cs="Times New Roman"/>
            <w:sz w:val="28"/>
            <w:szCs w:val="28"/>
            <w:lang w:val="ru-RU"/>
          </w:rPr>
          <w:t>вызывается функция</w:t>
        </w:r>
      </w:ins>
      <w:ins w:id="402" w:author="Михаил Соловьев" w:date="2020-05-21T02:14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</w:ins>
      <w:ins w:id="403" w:author="Михаил Соловьев" w:date="2020-05-21T02:13:00Z">
        <w:r w:rsidR="00593031">
          <w:rPr>
            <w:rFonts w:ascii="Times New Roman" w:hAnsi="Times New Roman" w:cs="Times New Roman"/>
            <w:sz w:val="28"/>
            <w:szCs w:val="28"/>
            <w:lang w:val="en-US"/>
          </w:rPr>
          <w:t>Game</w:t>
        </w:r>
        <w:r w:rsidR="00593031" w:rsidRPr="00593031">
          <w:rPr>
            <w:rFonts w:ascii="Times New Roman" w:hAnsi="Times New Roman" w:cs="Times New Roman"/>
            <w:sz w:val="28"/>
            <w:szCs w:val="28"/>
            <w:lang w:val="ru-RU"/>
            <w:rPrChange w:id="404" w:author="Михаил Соловьев" w:date="2020-05-21T02:1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, </w:t>
        </w:r>
        <w:r w:rsidR="00593031">
          <w:rPr>
            <w:rFonts w:ascii="Times New Roman" w:hAnsi="Times New Roman" w:cs="Times New Roman"/>
            <w:sz w:val="28"/>
            <w:szCs w:val="28"/>
            <w:lang w:val="ru-RU"/>
          </w:rPr>
          <w:t>в противном случае – через ук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азатель на окно с меню </w:t>
        </w:r>
      </w:ins>
    </w:p>
    <w:p w:rsidR="009B09A8" w:rsidRPr="009B09A8" w:rsidRDefault="001D1F07" w:rsidP="009B09A8">
      <w:pPr>
        <w:spacing w:before="182" w:line="192" w:lineRule="auto"/>
        <w:ind w:right="7"/>
        <w:jc w:val="both"/>
        <w:rPr>
          <w:ins w:id="405" w:author="Михаил Соловьев" w:date="2020-05-21T02:13:00Z"/>
          <w:rFonts w:ascii="Times New Roman" w:hAnsi="Times New Roman" w:cs="Times New Roman"/>
          <w:sz w:val="28"/>
          <w:szCs w:val="28"/>
          <w:lang w:val="ru-RU"/>
          <w:rPrChange w:id="406" w:author="Михаил Соловьев" w:date="2020-05-21T02:16:00Z">
            <w:rPr>
              <w:ins w:id="407" w:author="Михаил Соловьев" w:date="2020-05-21T02:13:00Z"/>
              <w:rFonts w:ascii="Times New Roman" w:hAnsi="Times New Roman" w:cs="Times New Roman"/>
              <w:sz w:val="28"/>
              <w:szCs w:val="28"/>
              <w:lang w:val="ru-RU"/>
            </w:rPr>
          </w:rPrChange>
        </w:rPr>
        <w:pPrChange w:id="408" w:author="Михаил Соловьев" w:date="2020-05-21T02:16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409" w:author="Михаил Соловьев" w:date="2020-05-21T02:13:00Z">
        <w:r>
          <w:rPr>
            <w:rFonts w:ascii="Times New Roman" w:hAnsi="Times New Roman" w:cs="Times New Roman"/>
            <w:sz w:val="28"/>
            <w:szCs w:val="28"/>
            <w:lang w:val="ru-RU"/>
          </w:rPr>
          <w:t>закрываем его.</w:t>
        </w:r>
      </w:ins>
    </w:p>
    <w:p w:rsidR="001D1F07" w:rsidRDefault="001D1F07" w:rsidP="00593031">
      <w:pPr>
        <w:spacing w:before="182" w:line="192" w:lineRule="auto"/>
        <w:ind w:right="7"/>
        <w:jc w:val="both"/>
        <w:rPr>
          <w:ins w:id="410" w:author="Михаил Соловьев" w:date="2020-05-21T02:17:00Z"/>
          <w:rFonts w:ascii="Times New Roman" w:hAnsi="Times New Roman" w:cs="Times New Roman"/>
          <w:sz w:val="28"/>
          <w:szCs w:val="28"/>
          <w:lang w:val="ru-RU"/>
        </w:rPr>
        <w:pPrChange w:id="411" w:author="Михаил Соловьев" w:date="2020-05-21T02:09:00Z">
          <w:pPr>
            <w:pStyle w:val="a6"/>
            <w:spacing w:before="182" w:line="192" w:lineRule="auto"/>
            <w:ind w:left="0" w:right="7"/>
            <w:jc w:val="both"/>
          </w:pPr>
        </w:pPrChange>
      </w:pPr>
      <w:ins w:id="412" w:author="Михаил Соловьев" w:date="2020-05-21T02:14:00Z">
        <w:r>
          <w:rPr>
            <w:noProof/>
            <w:lang w:val="ru-RU"/>
          </w:rPr>
          <w:lastRenderedPageBreak/>
          <w:drawing>
            <wp:inline distT="0" distB="0" distL="0" distR="0" wp14:anchorId="16605C34" wp14:editId="48A0B209">
              <wp:extent cx="3409950" cy="4352925"/>
              <wp:effectExtent l="0" t="0" r="0" b="9525"/>
              <wp:docPr id="31" name="Рисунок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09950" cy="4352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413" w:author="Михаил Соловьев" w:date="2020-05-21T02:15:00Z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Рис. 19</w:t>
        </w:r>
      </w:ins>
    </w:p>
    <w:p w:rsidR="009B09A8" w:rsidRDefault="009B09A8" w:rsidP="00593031">
      <w:pPr>
        <w:spacing w:before="182" w:line="192" w:lineRule="auto"/>
        <w:ind w:right="7"/>
        <w:jc w:val="both"/>
        <w:rPr>
          <w:ins w:id="414" w:author="Михаил Соловьев" w:date="2020-05-21T02:17:00Z"/>
          <w:rFonts w:ascii="Times New Roman" w:hAnsi="Times New Roman" w:cs="Times New Roman"/>
          <w:sz w:val="28"/>
          <w:szCs w:val="28"/>
          <w:lang w:val="ru-RU"/>
        </w:rPr>
        <w:pPrChange w:id="415" w:author="Михаил Соловьев" w:date="2020-05-21T02:09:00Z">
          <w:pPr>
            <w:pStyle w:val="a6"/>
            <w:spacing w:before="182" w:line="192" w:lineRule="auto"/>
            <w:ind w:left="0" w:right="7"/>
            <w:jc w:val="both"/>
          </w:pPr>
        </w:pPrChange>
      </w:pPr>
    </w:p>
    <w:p w:rsidR="009B09A8" w:rsidRDefault="009B09A8" w:rsidP="00593031">
      <w:pPr>
        <w:spacing w:before="182" w:line="192" w:lineRule="auto"/>
        <w:ind w:right="7"/>
        <w:jc w:val="both"/>
        <w:rPr>
          <w:ins w:id="416" w:author="Михаил Соловьев" w:date="2020-05-21T02:16:00Z"/>
          <w:rFonts w:ascii="Times New Roman" w:hAnsi="Times New Roman" w:cs="Times New Roman"/>
          <w:sz w:val="28"/>
          <w:szCs w:val="28"/>
          <w:lang w:val="ru-RU"/>
        </w:rPr>
        <w:pPrChange w:id="417" w:author="Михаил Соловьев" w:date="2020-05-21T02:09:00Z">
          <w:pPr>
            <w:pStyle w:val="a6"/>
            <w:spacing w:before="182" w:line="192" w:lineRule="auto"/>
            <w:ind w:left="0" w:right="7"/>
            <w:jc w:val="both"/>
          </w:pPr>
        </w:pPrChange>
      </w:pPr>
    </w:p>
    <w:p w:rsidR="009B09A8" w:rsidRDefault="009B09A8" w:rsidP="009B09A8">
      <w:pPr>
        <w:spacing w:before="182" w:line="192" w:lineRule="auto"/>
        <w:ind w:right="7"/>
        <w:jc w:val="center"/>
        <w:rPr>
          <w:ins w:id="418" w:author="Михаил Соловьев" w:date="2020-05-21T02:17:00Z"/>
          <w:rFonts w:ascii="Times New Roman" w:hAnsi="Times New Roman" w:cs="Times New Roman"/>
          <w:b/>
          <w:sz w:val="28"/>
          <w:szCs w:val="28"/>
          <w:lang w:val="ru-RU"/>
        </w:rPr>
      </w:pPr>
      <w:ins w:id="419" w:author="Михаил Соловьев" w:date="2020-05-21T02:17:00Z">
        <w:r>
          <w:rPr>
            <w:rFonts w:ascii="Times New Roman" w:hAnsi="Times New Roman" w:cs="Times New Roman"/>
            <w:b/>
            <w:sz w:val="28"/>
            <w:szCs w:val="28"/>
            <w:lang w:val="ru-RU"/>
          </w:rPr>
          <w:t>ЗАКЛЮЧЕНИЕ</w:t>
        </w:r>
      </w:ins>
    </w:p>
    <w:p w:rsidR="009B09A8" w:rsidRDefault="009B09A8" w:rsidP="009B09A8">
      <w:pPr>
        <w:spacing w:before="182" w:line="192" w:lineRule="auto"/>
        <w:ind w:right="7"/>
        <w:jc w:val="center"/>
        <w:rPr>
          <w:ins w:id="420" w:author="Михаил Соловьев" w:date="2020-05-21T02:17:00Z"/>
          <w:rFonts w:ascii="Times New Roman" w:hAnsi="Times New Roman" w:cs="Times New Roman"/>
          <w:b/>
          <w:sz w:val="28"/>
          <w:szCs w:val="28"/>
          <w:lang w:val="ru-RU"/>
        </w:rPr>
      </w:pPr>
    </w:p>
    <w:p w:rsidR="009B09A8" w:rsidRDefault="009B09A8" w:rsidP="009B09A8">
      <w:pPr>
        <w:spacing w:before="182" w:line="192" w:lineRule="auto"/>
        <w:ind w:right="7"/>
        <w:jc w:val="both"/>
        <w:rPr>
          <w:ins w:id="421" w:author="Михаил Соловьев" w:date="2020-05-21T02:17:00Z"/>
          <w:rFonts w:ascii="Times New Roman" w:hAnsi="Times New Roman" w:cs="Times New Roman"/>
          <w:sz w:val="28"/>
          <w:szCs w:val="28"/>
          <w:lang w:val="ru-RU"/>
        </w:rPr>
        <w:pPrChange w:id="422" w:author="Михаил Соловьев" w:date="2020-05-21T02:17:00Z">
          <w:pPr>
            <w:spacing w:before="182" w:line="192" w:lineRule="auto"/>
            <w:ind w:right="7"/>
            <w:jc w:val="center"/>
          </w:pPr>
        </w:pPrChange>
      </w:pPr>
      <w:ins w:id="423" w:author="Михаил Соловьев" w:date="2020-05-21T02:17:00Z">
        <w:r>
          <w:rPr>
            <w:rFonts w:ascii="Times New Roman" w:hAnsi="Times New Roman" w:cs="Times New Roman"/>
            <w:sz w:val="28"/>
            <w:szCs w:val="28"/>
            <w:lang w:val="ru-RU"/>
          </w:rPr>
          <w:t>Все основные задачи и цели практики были выполнены в достаточной</w:t>
        </w:r>
      </w:ins>
    </w:p>
    <w:p w:rsidR="009B09A8" w:rsidRDefault="009B09A8" w:rsidP="009B09A8">
      <w:pPr>
        <w:spacing w:before="182" w:line="192" w:lineRule="auto"/>
        <w:ind w:right="7"/>
        <w:jc w:val="both"/>
        <w:rPr>
          <w:ins w:id="424" w:author="Михаил Соловьев" w:date="2020-05-21T02:17:00Z"/>
          <w:rFonts w:ascii="Times New Roman" w:hAnsi="Times New Roman" w:cs="Times New Roman"/>
          <w:sz w:val="28"/>
          <w:szCs w:val="28"/>
          <w:lang w:val="ru-RU"/>
        </w:rPr>
        <w:pPrChange w:id="425" w:author="Михаил Соловьев" w:date="2020-05-21T02:17:00Z">
          <w:pPr>
            <w:spacing w:before="182" w:line="192" w:lineRule="auto"/>
            <w:ind w:right="7"/>
            <w:jc w:val="center"/>
          </w:pPr>
        </w:pPrChange>
      </w:pPr>
      <w:ins w:id="426" w:author="Михаил Соловьев" w:date="2020-05-21T02:17:00Z">
        <w:r>
          <w:rPr>
            <w:rFonts w:ascii="Times New Roman" w:hAnsi="Times New Roman" w:cs="Times New Roman"/>
            <w:sz w:val="28"/>
            <w:szCs w:val="28"/>
            <w:lang w:val="ru-RU"/>
          </w:rPr>
          <w:t>мере.</w:t>
        </w:r>
      </w:ins>
    </w:p>
    <w:p w:rsidR="009B09A8" w:rsidRDefault="009B09A8" w:rsidP="009B09A8">
      <w:pPr>
        <w:spacing w:before="182" w:line="192" w:lineRule="auto"/>
        <w:ind w:right="7"/>
        <w:jc w:val="both"/>
        <w:rPr>
          <w:ins w:id="427" w:author="Михаил Соловьев" w:date="2020-05-21T02:18:00Z"/>
          <w:rFonts w:ascii="Times New Roman" w:hAnsi="Times New Roman" w:cs="Times New Roman"/>
          <w:sz w:val="28"/>
          <w:szCs w:val="28"/>
          <w:lang w:val="ru-RU"/>
        </w:rPr>
        <w:pPrChange w:id="428" w:author="Михаил Соловьев" w:date="2020-05-21T02:17:00Z">
          <w:pPr>
            <w:spacing w:before="182" w:line="192" w:lineRule="auto"/>
            <w:ind w:right="7"/>
            <w:jc w:val="center"/>
          </w:pPr>
        </w:pPrChange>
      </w:pPr>
    </w:p>
    <w:p w:rsidR="009B09A8" w:rsidRDefault="009B09A8" w:rsidP="009B09A8">
      <w:pPr>
        <w:spacing w:before="182" w:line="192" w:lineRule="auto"/>
        <w:ind w:right="7"/>
        <w:jc w:val="center"/>
        <w:rPr>
          <w:ins w:id="429" w:author="Михаил Соловьев" w:date="2020-05-21T02:23:00Z"/>
          <w:rFonts w:ascii="Times New Roman" w:hAnsi="Times New Roman" w:cs="Times New Roman"/>
          <w:b/>
          <w:sz w:val="28"/>
          <w:szCs w:val="28"/>
          <w:lang w:val="ru-RU"/>
        </w:rPr>
        <w:pPrChange w:id="430" w:author="Михаил Соловьев" w:date="2020-05-21T02:18:00Z">
          <w:pPr>
            <w:spacing w:before="182" w:line="192" w:lineRule="auto"/>
            <w:ind w:right="7"/>
            <w:jc w:val="center"/>
          </w:pPr>
        </w:pPrChange>
      </w:pPr>
      <w:ins w:id="431" w:author="Михаил Соловьев" w:date="2020-05-21T02:18:00Z">
        <w:r>
          <w:rPr>
            <w:rFonts w:ascii="Times New Roman" w:hAnsi="Times New Roman" w:cs="Times New Roman"/>
            <w:b/>
            <w:sz w:val="28"/>
            <w:szCs w:val="28"/>
            <w:lang w:val="ru-RU"/>
          </w:rPr>
          <w:t>СПИСОК ЛИТЕРАТУРЫ</w:t>
        </w:r>
      </w:ins>
    </w:p>
    <w:p w:rsidR="009B09A8" w:rsidRDefault="009B09A8" w:rsidP="009B09A8">
      <w:pPr>
        <w:spacing w:before="182" w:line="192" w:lineRule="auto"/>
        <w:ind w:right="7"/>
        <w:jc w:val="center"/>
        <w:rPr>
          <w:ins w:id="432" w:author="Михаил Соловьев" w:date="2020-05-21T02:18:00Z"/>
          <w:rFonts w:ascii="Times New Roman" w:hAnsi="Times New Roman" w:cs="Times New Roman"/>
          <w:b/>
          <w:sz w:val="28"/>
          <w:szCs w:val="28"/>
          <w:lang w:val="ru-RU"/>
        </w:rPr>
        <w:pPrChange w:id="433" w:author="Михаил Соловьев" w:date="2020-05-21T02:18:00Z">
          <w:pPr>
            <w:spacing w:before="182" w:line="192" w:lineRule="auto"/>
            <w:ind w:right="7"/>
            <w:jc w:val="center"/>
          </w:pPr>
        </w:pPrChange>
      </w:pPr>
    </w:p>
    <w:p w:rsidR="009B09A8" w:rsidRDefault="009B09A8" w:rsidP="009B09A8">
      <w:pPr>
        <w:spacing w:before="182" w:line="192" w:lineRule="auto"/>
        <w:ind w:right="7"/>
        <w:jc w:val="both"/>
        <w:rPr>
          <w:ins w:id="434" w:author="Михаил Соловьев" w:date="2020-05-21T02:18:00Z"/>
          <w:rFonts w:ascii="Times New Roman" w:hAnsi="Times New Roman" w:cs="Times New Roman"/>
          <w:sz w:val="28"/>
          <w:szCs w:val="28"/>
          <w:lang w:val="ru-RU"/>
        </w:rPr>
        <w:pPrChange w:id="435" w:author="Михаил Соловьев" w:date="2020-05-21T02:18:00Z">
          <w:pPr>
            <w:spacing w:before="182" w:line="192" w:lineRule="auto"/>
            <w:ind w:right="7"/>
            <w:jc w:val="center"/>
          </w:pPr>
        </w:pPrChange>
      </w:pPr>
      <w:ins w:id="436" w:author="Михаил Соловьев" w:date="2020-05-21T02:18:00Z"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HYPERLINK "</w:instrText>
        </w:r>
        <w:r w:rsidRPr="009B09A8">
          <w:rPr>
            <w:rFonts w:ascii="Times New Roman" w:hAnsi="Times New Roman" w:cs="Times New Roman"/>
            <w:sz w:val="28"/>
            <w:szCs w:val="28"/>
            <w:lang w:val="ru-RU"/>
          </w:rPr>
          <w:instrText>https://www.sfml-dev.org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" 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separate"/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https://www.sfml-dev.org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end"/>
        </w:r>
      </w:ins>
    </w:p>
    <w:p w:rsidR="009B09A8" w:rsidRDefault="009B09A8" w:rsidP="009B09A8">
      <w:pPr>
        <w:spacing w:before="182" w:line="192" w:lineRule="auto"/>
        <w:ind w:right="7"/>
        <w:jc w:val="both"/>
        <w:rPr>
          <w:ins w:id="437" w:author="Михаил Соловьев" w:date="2020-05-21T02:19:00Z"/>
          <w:rFonts w:ascii="Times New Roman" w:hAnsi="Times New Roman" w:cs="Times New Roman"/>
          <w:sz w:val="28"/>
          <w:szCs w:val="28"/>
          <w:lang w:val="ru-RU"/>
        </w:rPr>
        <w:pPrChange w:id="438" w:author="Михаил Соловьев" w:date="2020-05-21T02:18:00Z">
          <w:pPr>
            <w:spacing w:before="182" w:line="192" w:lineRule="auto"/>
            <w:ind w:right="7"/>
            <w:jc w:val="center"/>
          </w:pPr>
        </w:pPrChange>
      </w:pPr>
      <w:ins w:id="439" w:author="Михаил Соловьев" w:date="2020-05-21T02:19:00Z"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HYPERLINK "</w:instrText>
        </w:r>
      </w:ins>
      <w:ins w:id="440" w:author="Михаил Соловьев" w:date="2020-05-21T02:18:00Z">
        <w:r w:rsidRPr="009B09A8">
          <w:rPr>
            <w:rFonts w:ascii="Times New Roman" w:hAnsi="Times New Roman" w:cs="Times New Roman"/>
            <w:sz w:val="28"/>
            <w:szCs w:val="28"/>
            <w:lang w:val="ru-RU"/>
          </w:rPr>
          <w:instrText>https://habr.com/ru/post/279957/</w:instrText>
        </w:r>
      </w:ins>
      <w:ins w:id="441" w:author="Михаил Соловьев" w:date="2020-05-21T02:19:00Z"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" 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separate"/>
        </w:r>
      </w:ins>
      <w:ins w:id="442" w:author="Михаил Соловьев" w:date="2020-05-21T02:18:00Z"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https://habr.com/ru/post/279957/</w:t>
        </w:r>
      </w:ins>
      <w:ins w:id="443" w:author="Михаил Соловьев" w:date="2020-05-21T02:19:00Z"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end"/>
        </w:r>
      </w:ins>
    </w:p>
    <w:p w:rsidR="009B09A8" w:rsidRDefault="009B09A8" w:rsidP="009B09A8">
      <w:pPr>
        <w:spacing w:before="182" w:line="192" w:lineRule="auto"/>
        <w:ind w:right="7"/>
        <w:jc w:val="both"/>
        <w:rPr>
          <w:ins w:id="444" w:author="Михаил Соловьев" w:date="2020-05-21T02:19:00Z"/>
          <w:rFonts w:ascii="Times New Roman" w:hAnsi="Times New Roman" w:cs="Times New Roman"/>
          <w:sz w:val="28"/>
          <w:szCs w:val="28"/>
          <w:lang w:val="ru-RU"/>
        </w:rPr>
        <w:pPrChange w:id="445" w:author="Михаил Соловьев" w:date="2020-05-21T02:18:00Z">
          <w:pPr>
            <w:spacing w:before="182" w:line="192" w:lineRule="auto"/>
            <w:ind w:right="7"/>
            <w:jc w:val="center"/>
          </w:pPr>
        </w:pPrChange>
      </w:pPr>
      <w:ins w:id="446" w:author="Михаил Соловьев" w:date="2020-05-21T02:19:00Z"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HYPERLINK "</w:instrText>
        </w:r>
        <w:r w:rsidRPr="009B09A8">
          <w:rPr>
            <w:rFonts w:ascii="Times New Roman" w:hAnsi="Times New Roman" w:cs="Times New Roman"/>
            <w:sz w:val="28"/>
            <w:szCs w:val="28"/>
            <w:lang w:val="ru-RU"/>
          </w:rPr>
          <w:instrText>https://habr.com/ru/post/280153/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" 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separate"/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https://habr.com/ru/post/280153/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end"/>
        </w:r>
      </w:ins>
    </w:p>
    <w:p w:rsidR="009B09A8" w:rsidRDefault="009B09A8" w:rsidP="009B09A8">
      <w:pPr>
        <w:spacing w:before="182" w:line="192" w:lineRule="auto"/>
        <w:ind w:right="7"/>
        <w:jc w:val="both"/>
        <w:rPr>
          <w:ins w:id="447" w:author="Михаил Соловьев" w:date="2020-05-21T02:19:00Z"/>
          <w:rFonts w:ascii="Times New Roman" w:hAnsi="Times New Roman" w:cs="Times New Roman"/>
          <w:sz w:val="28"/>
          <w:szCs w:val="28"/>
          <w:lang w:val="ru-RU"/>
        </w:rPr>
        <w:pPrChange w:id="448" w:author="Михаил Соловьев" w:date="2020-05-21T02:18:00Z">
          <w:pPr>
            <w:spacing w:before="182" w:line="192" w:lineRule="auto"/>
            <w:ind w:right="7"/>
            <w:jc w:val="center"/>
          </w:pPr>
        </w:pPrChange>
      </w:pPr>
      <w:ins w:id="449" w:author="Михаил Соловьев" w:date="2020-05-21T02:19:00Z"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HYPERLINK "</w:instrText>
        </w:r>
        <w:r w:rsidRPr="009B09A8">
          <w:rPr>
            <w:rFonts w:ascii="Times New Roman" w:hAnsi="Times New Roman" w:cs="Times New Roman"/>
            <w:sz w:val="28"/>
            <w:szCs w:val="28"/>
            <w:lang w:val="ru-RU"/>
          </w:rPr>
          <w:instrText>https://devtribe.ru/p/programming/sfml-events-processing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" 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separate"/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https://devtribe.ru/p/programming/sfml-events-processing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end"/>
        </w:r>
      </w:ins>
    </w:p>
    <w:p w:rsidR="009B09A8" w:rsidRDefault="009B09A8" w:rsidP="009B09A8">
      <w:pPr>
        <w:spacing w:before="182" w:line="192" w:lineRule="auto"/>
        <w:ind w:right="7"/>
        <w:jc w:val="both"/>
        <w:rPr>
          <w:ins w:id="450" w:author="Михаил Соловьев" w:date="2020-05-21T02:19:00Z"/>
          <w:rFonts w:ascii="Times New Roman" w:hAnsi="Times New Roman" w:cs="Times New Roman"/>
          <w:sz w:val="28"/>
          <w:szCs w:val="28"/>
          <w:lang w:val="ru-RU"/>
        </w:rPr>
        <w:pPrChange w:id="451" w:author="Михаил Соловьев" w:date="2020-05-21T02:18:00Z">
          <w:pPr>
            <w:spacing w:before="182" w:line="192" w:lineRule="auto"/>
            <w:ind w:right="7"/>
            <w:jc w:val="center"/>
          </w:pPr>
        </w:pPrChange>
      </w:pPr>
      <w:ins w:id="452" w:author="Михаил Соловьев" w:date="2020-05-21T02:19:00Z"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HYPERLINK "</w:instrText>
        </w:r>
        <w:r w:rsidRPr="009B09A8">
          <w:rPr>
            <w:rFonts w:ascii="Times New Roman" w:hAnsi="Times New Roman" w:cs="Times New Roman"/>
            <w:sz w:val="28"/>
            <w:szCs w:val="28"/>
            <w:lang w:val="ru-RU"/>
          </w:rPr>
          <w:instrText>https://www.cyberforum.ru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" 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separate"/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https://www.cyberforum.ru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end"/>
        </w:r>
      </w:ins>
    </w:p>
    <w:p w:rsidR="009B09A8" w:rsidRDefault="009B09A8" w:rsidP="009B09A8">
      <w:pPr>
        <w:spacing w:before="182" w:line="192" w:lineRule="auto"/>
        <w:ind w:right="7"/>
        <w:jc w:val="both"/>
        <w:rPr>
          <w:ins w:id="453" w:author="Михаил Соловьев" w:date="2020-05-21T02:20:00Z"/>
          <w:rFonts w:ascii="Times New Roman" w:hAnsi="Times New Roman" w:cs="Times New Roman"/>
          <w:sz w:val="28"/>
          <w:szCs w:val="28"/>
          <w:lang w:val="ru-RU"/>
        </w:rPr>
        <w:pPrChange w:id="454" w:author="Михаил Соловьев" w:date="2020-05-21T02:18:00Z">
          <w:pPr>
            <w:spacing w:before="182" w:line="192" w:lineRule="auto"/>
            <w:ind w:right="7"/>
            <w:jc w:val="center"/>
          </w:pPr>
        </w:pPrChange>
      </w:pPr>
      <w:ins w:id="455" w:author="Михаил Соловьев" w:date="2020-05-21T02:20:00Z"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HYPERLINK "</w:instrText>
        </w:r>
        <w:r w:rsidRPr="009B09A8">
          <w:rPr>
            <w:rFonts w:ascii="Times New Roman" w:hAnsi="Times New Roman" w:cs="Times New Roman"/>
            <w:sz w:val="28"/>
            <w:szCs w:val="28"/>
            <w:lang w:val="ru-RU"/>
          </w:rPr>
          <w:instrText>https://ru.cppreference.com/w/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" 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separate"/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https://ru.cppreference.com/w/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end"/>
        </w:r>
      </w:ins>
    </w:p>
    <w:p w:rsidR="009B09A8" w:rsidRDefault="009B09A8" w:rsidP="009B09A8">
      <w:pPr>
        <w:spacing w:before="182" w:line="192" w:lineRule="auto"/>
        <w:ind w:right="7"/>
        <w:jc w:val="both"/>
        <w:rPr>
          <w:ins w:id="456" w:author="Михаил Соловьев" w:date="2020-05-21T02:20:00Z"/>
          <w:rFonts w:ascii="Times New Roman" w:hAnsi="Times New Roman" w:cs="Times New Roman"/>
          <w:sz w:val="28"/>
          <w:szCs w:val="28"/>
          <w:lang w:val="ru-RU"/>
        </w:rPr>
        <w:pPrChange w:id="457" w:author="Михаил Соловьев" w:date="2020-05-21T02:18:00Z">
          <w:pPr>
            <w:spacing w:before="182" w:line="192" w:lineRule="auto"/>
            <w:ind w:right="7"/>
            <w:jc w:val="center"/>
          </w:pPr>
        </w:pPrChange>
      </w:pPr>
      <w:ins w:id="458" w:author="Михаил Соловьев" w:date="2020-05-21T02:20:00Z"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HYPERLINK "</w:instrText>
        </w:r>
        <w:r w:rsidRPr="009B09A8">
          <w:rPr>
            <w:rFonts w:ascii="Times New Roman" w:hAnsi="Times New Roman" w:cs="Times New Roman"/>
            <w:sz w:val="28"/>
            <w:szCs w:val="28"/>
            <w:lang w:val="ru-RU"/>
          </w:rPr>
          <w:instrText>https://progressor-blog.ru/sfml/otkrytie-i-upravlenie-oknom-sfml/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" 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separate"/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https://progressor-blog.ru/sfml/otkrytie-i-upravlenie-oknom-sfml/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end"/>
        </w:r>
      </w:ins>
    </w:p>
    <w:p w:rsidR="009B09A8" w:rsidRDefault="009B09A8" w:rsidP="009B09A8">
      <w:pPr>
        <w:spacing w:before="182" w:line="192" w:lineRule="auto"/>
        <w:ind w:right="7"/>
        <w:jc w:val="both"/>
        <w:rPr>
          <w:ins w:id="459" w:author="Михаил Соловьев" w:date="2020-05-21T02:20:00Z"/>
          <w:rFonts w:ascii="Times New Roman" w:hAnsi="Times New Roman" w:cs="Times New Roman"/>
          <w:sz w:val="28"/>
          <w:szCs w:val="28"/>
          <w:lang w:val="ru-RU"/>
        </w:rPr>
        <w:pPrChange w:id="460" w:author="Михаил Соловьев" w:date="2020-05-21T02:18:00Z">
          <w:pPr>
            <w:spacing w:before="182" w:line="192" w:lineRule="auto"/>
            <w:ind w:right="7"/>
            <w:jc w:val="center"/>
          </w:pPr>
        </w:pPrChange>
      </w:pPr>
      <w:ins w:id="461" w:author="Михаил Соловьев" w:date="2020-05-21T02:20:00Z"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HYPERLINK "</w:instrText>
        </w:r>
        <w:r w:rsidRPr="009B09A8">
          <w:rPr>
            <w:rFonts w:ascii="Times New Roman" w:hAnsi="Times New Roman" w:cs="Times New Roman"/>
            <w:sz w:val="28"/>
            <w:szCs w:val="28"/>
            <w:lang w:val="ru-RU"/>
          </w:rPr>
          <w:instrText>https://ravesli.com/graficheskaya-biblioteka-sfml-sprajty-i-tekstury/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" 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separate"/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https://ravesli.com/graficheskaya-biblioteka-sfml-sprajty-i-tekstury/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end"/>
        </w:r>
      </w:ins>
    </w:p>
    <w:p w:rsidR="009B09A8" w:rsidRDefault="009B09A8" w:rsidP="009B09A8">
      <w:pPr>
        <w:spacing w:before="182" w:line="192" w:lineRule="auto"/>
        <w:ind w:right="7"/>
        <w:jc w:val="both"/>
        <w:rPr>
          <w:ins w:id="462" w:author="Михаил Соловьев" w:date="2020-05-21T02:21:00Z"/>
          <w:rFonts w:ascii="Times New Roman" w:hAnsi="Times New Roman" w:cs="Times New Roman"/>
          <w:sz w:val="28"/>
          <w:szCs w:val="28"/>
          <w:lang w:val="ru-RU"/>
        </w:rPr>
        <w:pPrChange w:id="463" w:author="Михаил Соловьев" w:date="2020-05-21T02:18:00Z">
          <w:pPr>
            <w:spacing w:before="182" w:line="192" w:lineRule="auto"/>
            <w:ind w:right="7"/>
            <w:jc w:val="center"/>
          </w:pPr>
        </w:pPrChange>
      </w:pPr>
      <w:ins w:id="464" w:author="Михаил Соловьев" w:date="2020-05-21T02:21:00Z">
        <w:r>
          <w:rPr>
            <w:rFonts w:ascii="Times New Roman" w:hAnsi="Times New Roman" w:cs="Times New Roman"/>
            <w:sz w:val="28"/>
            <w:szCs w:val="28"/>
            <w:lang w:val="ru-RU"/>
          </w:rPr>
          <w:lastRenderedPageBreak/>
          <w:fldChar w:fldCharType="begin"/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HYPERLINK "</w:instrText>
        </w:r>
        <w:r w:rsidRPr="009B09A8">
          <w:rPr>
            <w:rFonts w:ascii="Times New Roman" w:hAnsi="Times New Roman" w:cs="Times New Roman"/>
            <w:sz w:val="28"/>
            <w:szCs w:val="28"/>
            <w:lang w:val="ru-RU"/>
          </w:rPr>
          <w:instrText>https://kychka-pc.ru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" 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separate"/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https://kychka-pc.ru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end"/>
        </w:r>
      </w:ins>
    </w:p>
    <w:p w:rsidR="009B09A8" w:rsidRDefault="009B09A8" w:rsidP="009B09A8">
      <w:pPr>
        <w:spacing w:before="182" w:line="192" w:lineRule="auto"/>
        <w:ind w:right="7"/>
        <w:jc w:val="both"/>
        <w:rPr>
          <w:ins w:id="465" w:author="Михаил Соловьев" w:date="2020-05-21T02:21:00Z"/>
          <w:rFonts w:ascii="Times New Roman" w:hAnsi="Times New Roman" w:cs="Times New Roman"/>
          <w:sz w:val="28"/>
          <w:szCs w:val="28"/>
          <w:lang w:val="en-US"/>
        </w:rPr>
        <w:pPrChange w:id="466" w:author="Михаил Соловьев" w:date="2020-05-21T02:18:00Z">
          <w:pPr>
            <w:spacing w:before="182" w:line="192" w:lineRule="auto"/>
            <w:ind w:right="7"/>
            <w:jc w:val="center"/>
          </w:pPr>
        </w:pPrChange>
      </w:pPr>
      <w:ins w:id="467" w:author="Михаил Соловьев" w:date="2020-05-21T02:21:00Z">
        <w:r>
          <w:rPr>
            <w:rFonts w:ascii="Times New Roman" w:hAnsi="Times New Roman" w:cs="Times New Roman"/>
            <w:sz w:val="28"/>
            <w:szCs w:val="28"/>
            <w:lang w:val="en-US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instrText xml:space="preserve"> HYPERLINK "</w:instrText>
        </w:r>
        <w:r w:rsidRPr="009B09A8">
          <w:rPr>
            <w:rFonts w:ascii="Times New Roman" w:hAnsi="Times New Roman" w:cs="Times New Roman"/>
            <w:sz w:val="28"/>
            <w:szCs w:val="28"/>
            <w:lang w:val="en-US"/>
          </w:rPr>
          <w:instrText>https</w:instrText>
        </w:r>
        <w:r w:rsidRPr="009B09A8">
          <w:rPr>
            <w:rFonts w:ascii="Times New Roman" w:hAnsi="Times New Roman" w:cs="Times New Roman"/>
            <w:sz w:val="28"/>
            <w:szCs w:val="28"/>
            <w:lang w:val="ru-RU"/>
            <w:rPrChange w:id="468" w:author="Михаил Соловьев" w:date="2020-05-21T02:2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instrText>://</w:instrText>
        </w:r>
        <w:r w:rsidRPr="009B09A8">
          <w:rPr>
            <w:rFonts w:ascii="Times New Roman" w:hAnsi="Times New Roman" w:cs="Times New Roman"/>
            <w:sz w:val="28"/>
            <w:szCs w:val="28"/>
            <w:lang w:val="en-US"/>
          </w:rPr>
          <w:instrText>ru</w:instrText>
        </w:r>
        <w:r w:rsidRPr="009B09A8">
          <w:rPr>
            <w:rFonts w:ascii="Times New Roman" w:hAnsi="Times New Roman" w:cs="Times New Roman"/>
            <w:sz w:val="28"/>
            <w:szCs w:val="28"/>
            <w:lang w:val="ru-RU"/>
            <w:rPrChange w:id="469" w:author="Михаил Соловьев" w:date="2020-05-21T02:2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instrText>.</w:instrText>
        </w:r>
        <w:r w:rsidRPr="009B09A8">
          <w:rPr>
            <w:rFonts w:ascii="Times New Roman" w:hAnsi="Times New Roman" w:cs="Times New Roman"/>
            <w:sz w:val="28"/>
            <w:szCs w:val="28"/>
            <w:lang w:val="en-US"/>
          </w:rPr>
          <w:instrText>stackoverflow</w:instrText>
        </w:r>
        <w:r w:rsidRPr="009B09A8">
          <w:rPr>
            <w:rFonts w:ascii="Times New Roman" w:hAnsi="Times New Roman" w:cs="Times New Roman"/>
            <w:sz w:val="28"/>
            <w:szCs w:val="28"/>
            <w:lang w:val="ru-RU"/>
            <w:rPrChange w:id="470" w:author="Михаил Соловьев" w:date="2020-05-21T02:2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instrText>.</w:instrText>
        </w:r>
        <w:r w:rsidRPr="009B09A8">
          <w:rPr>
            <w:rFonts w:ascii="Times New Roman" w:hAnsi="Times New Roman" w:cs="Times New Roman"/>
            <w:sz w:val="28"/>
            <w:szCs w:val="28"/>
            <w:lang w:val="en-US"/>
          </w:rPr>
          <w:instrText>com</w:instrTex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instrText xml:space="preserve">" </w:instrTex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fldChar w:fldCharType="separate"/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ru-RU"/>
            <w:rPrChange w:id="471" w:author="Михаил Соловьев" w:date="2020-05-21T02:2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://</w:t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ru-RU"/>
            <w:rPrChange w:id="472" w:author="Михаил Соловьев" w:date="2020-05-21T02:2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.</w:t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stackoverflow</w:t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ru-RU"/>
            <w:rPrChange w:id="473" w:author="Михаил Соловьев" w:date="2020-05-21T02:2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.</w:t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fldChar w:fldCharType="end"/>
        </w:r>
      </w:ins>
    </w:p>
    <w:p w:rsidR="009B09A8" w:rsidRDefault="009B09A8" w:rsidP="009B09A8">
      <w:pPr>
        <w:spacing w:before="182" w:line="192" w:lineRule="auto"/>
        <w:ind w:right="7"/>
        <w:jc w:val="both"/>
        <w:rPr>
          <w:ins w:id="474" w:author="Михаил Соловьев" w:date="2020-05-21T02:21:00Z"/>
          <w:rFonts w:ascii="Times New Roman" w:hAnsi="Times New Roman" w:cs="Times New Roman"/>
          <w:sz w:val="28"/>
          <w:szCs w:val="28"/>
          <w:lang w:val="en-US"/>
        </w:rPr>
        <w:pPrChange w:id="475" w:author="Михаил Соловьев" w:date="2020-05-21T02:18:00Z">
          <w:pPr>
            <w:spacing w:before="182" w:line="192" w:lineRule="auto"/>
            <w:ind w:right="7"/>
            <w:jc w:val="center"/>
          </w:pPr>
        </w:pPrChange>
      </w:pPr>
    </w:p>
    <w:p w:rsidR="009B09A8" w:rsidRDefault="009B09A8" w:rsidP="009B09A8">
      <w:pPr>
        <w:spacing w:before="182" w:line="192" w:lineRule="auto"/>
        <w:ind w:right="7"/>
        <w:jc w:val="center"/>
        <w:rPr>
          <w:ins w:id="476" w:author="Михаил Соловьев" w:date="2020-05-21T02:22:00Z"/>
          <w:rFonts w:ascii="Times New Roman" w:hAnsi="Times New Roman" w:cs="Times New Roman"/>
          <w:b/>
          <w:sz w:val="28"/>
          <w:szCs w:val="28"/>
          <w:lang w:val="ru-RU"/>
        </w:rPr>
        <w:pPrChange w:id="477" w:author="Михаил Соловьев" w:date="2020-05-21T02:21:00Z">
          <w:pPr>
            <w:spacing w:before="182" w:line="192" w:lineRule="auto"/>
            <w:ind w:right="7"/>
            <w:jc w:val="center"/>
          </w:pPr>
        </w:pPrChange>
      </w:pPr>
      <w:ins w:id="478" w:author="Михаил Соловьев" w:date="2020-05-21T02:22:00Z">
        <w:r>
          <w:rPr>
            <w:rFonts w:ascii="Times New Roman" w:hAnsi="Times New Roman" w:cs="Times New Roman"/>
            <w:b/>
            <w:sz w:val="28"/>
            <w:szCs w:val="28"/>
            <w:lang w:val="ru-RU"/>
          </w:rPr>
          <w:t>ПРИЛОЖЕНИЯ</w:t>
        </w:r>
      </w:ins>
    </w:p>
    <w:p w:rsidR="009B09A8" w:rsidRDefault="009B09A8" w:rsidP="009B09A8">
      <w:pPr>
        <w:spacing w:before="182" w:line="192" w:lineRule="auto"/>
        <w:ind w:right="7"/>
        <w:jc w:val="center"/>
        <w:rPr>
          <w:ins w:id="479" w:author="Михаил Соловьев" w:date="2020-05-21T02:22:00Z"/>
          <w:rFonts w:ascii="Times New Roman" w:hAnsi="Times New Roman" w:cs="Times New Roman"/>
          <w:b/>
          <w:sz w:val="28"/>
          <w:szCs w:val="28"/>
          <w:lang w:val="ru-RU"/>
        </w:rPr>
        <w:pPrChange w:id="480" w:author="Михаил Соловьев" w:date="2020-05-21T02:21:00Z">
          <w:pPr>
            <w:spacing w:before="182" w:line="192" w:lineRule="auto"/>
            <w:ind w:right="7"/>
            <w:jc w:val="center"/>
          </w:pPr>
        </w:pPrChange>
      </w:pPr>
    </w:p>
    <w:p w:rsidR="009B09A8" w:rsidRPr="009B09A8" w:rsidRDefault="009B09A8" w:rsidP="009B09A8">
      <w:pPr>
        <w:spacing w:before="182" w:line="192" w:lineRule="auto"/>
        <w:ind w:right="7"/>
        <w:jc w:val="both"/>
        <w:rPr>
          <w:ins w:id="481" w:author="Михаил Соловьев" w:date="2020-05-21T02:17:00Z"/>
          <w:rFonts w:ascii="Times New Roman" w:hAnsi="Times New Roman" w:cs="Times New Roman"/>
          <w:sz w:val="28"/>
          <w:szCs w:val="28"/>
          <w:lang w:val="ru-RU"/>
          <w:rPrChange w:id="482" w:author="Михаил Соловьев" w:date="2020-05-21T02:22:00Z">
            <w:rPr>
              <w:ins w:id="483" w:author="Михаил Соловьев" w:date="2020-05-21T02:17:00Z"/>
              <w:rFonts w:ascii="Times New Roman" w:hAnsi="Times New Roman" w:cs="Times New Roman"/>
              <w:b/>
              <w:sz w:val="28"/>
              <w:szCs w:val="28"/>
              <w:lang w:val="ru-RU"/>
            </w:rPr>
          </w:rPrChange>
        </w:rPr>
        <w:pPrChange w:id="484" w:author="Михаил Соловьев" w:date="2020-05-21T02:22:00Z">
          <w:pPr>
            <w:spacing w:before="182" w:line="192" w:lineRule="auto"/>
            <w:ind w:right="7"/>
            <w:jc w:val="center"/>
          </w:pPr>
        </w:pPrChange>
      </w:pPr>
      <w:ins w:id="485" w:author="Михаил Соловьев" w:date="2020-05-21T02:22:00Z">
        <w:r>
          <w:rPr>
            <w:rFonts w:ascii="Times New Roman" w:hAnsi="Times New Roman" w:cs="Times New Roman"/>
            <w:sz w:val="28"/>
            <w:szCs w:val="28"/>
            <w:lang w:val="ru-RU"/>
          </w:rPr>
          <w:t>Все текстуры были взяты с сайта</w:t>
        </w:r>
        <w:r w:rsidRPr="009B09A8">
          <w:rPr>
            <w:rFonts w:ascii="Times New Roman" w:hAnsi="Times New Roman" w:cs="Times New Roman"/>
            <w:sz w:val="28"/>
            <w:szCs w:val="28"/>
            <w:lang w:val="ru-RU"/>
            <w:rPrChange w:id="486" w:author="Михаил Соловьев" w:date="2020-05-21T02:2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: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HYPERLINK "</w:instrText>
        </w:r>
        <w:r w:rsidRPr="009B09A8">
          <w:rPr>
            <w:rFonts w:ascii="Times New Roman" w:hAnsi="Times New Roman" w:cs="Times New Roman"/>
            <w:sz w:val="28"/>
            <w:szCs w:val="28"/>
            <w:lang w:val="ru-RU"/>
          </w:rPr>
          <w:instrText>https://opengameart.org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" </w:instrTex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separate"/>
        </w:r>
        <w:r w:rsidRPr="008818A1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https://opengameart.org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fldChar w:fldCharType="end"/>
        </w:r>
        <w:r w:rsidRPr="009B09A8">
          <w:rPr>
            <w:rFonts w:ascii="Times New Roman" w:hAnsi="Times New Roman" w:cs="Times New Roman"/>
            <w:sz w:val="28"/>
            <w:szCs w:val="28"/>
            <w:lang w:val="ru-RU"/>
            <w:rPrChange w:id="487" w:author="Михаил Соловьев" w:date="2020-05-21T02:2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</w:ins>
    </w:p>
    <w:p w:rsidR="009B09A8" w:rsidRDefault="009B09A8" w:rsidP="009B09A8">
      <w:pPr>
        <w:spacing w:before="182" w:line="192" w:lineRule="auto"/>
        <w:ind w:right="7"/>
        <w:jc w:val="center"/>
        <w:rPr>
          <w:ins w:id="488" w:author="Михаил Соловьев" w:date="2020-05-21T02:17:00Z"/>
          <w:rFonts w:ascii="Times New Roman" w:hAnsi="Times New Roman" w:cs="Times New Roman"/>
          <w:b/>
          <w:sz w:val="28"/>
          <w:szCs w:val="28"/>
          <w:lang w:val="ru-RU"/>
        </w:rPr>
      </w:pPr>
    </w:p>
    <w:p w:rsidR="009B09A8" w:rsidRPr="00593031" w:rsidRDefault="009B09A8" w:rsidP="00593031">
      <w:pPr>
        <w:spacing w:before="182" w:line="192" w:lineRule="auto"/>
        <w:ind w:right="7"/>
        <w:jc w:val="both"/>
        <w:rPr>
          <w:rFonts w:ascii="Times New Roman" w:hAnsi="Times New Roman" w:cs="Times New Roman"/>
          <w:sz w:val="28"/>
          <w:szCs w:val="28"/>
          <w:lang w:val="ru-RU"/>
          <w:rPrChange w:id="489" w:author="Михаил Соловьев" w:date="2020-05-21T02:13:00Z">
            <w:rPr>
              <w:rFonts w:ascii="Times New Roman" w:hAnsi="Times New Roman" w:cs="Times New Roman"/>
              <w:sz w:val="28"/>
              <w:szCs w:val="28"/>
              <w:lang w:val="en-US"/>
            </w:rPr>
          </w:rPrChange>
        </w:rPr>
        <w:pPrChange w:id="490" w:author="Михаил Соловьев" w:date="2020-05-21T02:09:00Z">
          <w:pPr>
            <w:pStyle w:val="a6"/>
            <w:spacing w:before="182" w:line="192" w:lineRule="auto"/>
            <w:ind w:left="0" w:right="7"/>
            <w:jc w:val="both"/>
          </w:pPr>
        </w:pPrChange>
      </w:pPr>
    </w:p>
    <w:sectPr w:rsidR="009B09A8" w:rsidRPr="00593031">
      <w:footerReference w:type="default" r:id="rId29"/>
      <w:pgSz w:w="11906" w:h="16838"/>
      <w:pgMar w:top="1133" w:right="577" w:bottom="1106" w:left="17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711F" w:rsidRDefault="00A1711F">
      <w:pPr>
        <w:spacing w:line="240" w:lineRule="auto"/>
      </w:pPr>
      <w:r>
        <w:separator/>
      </w:r>
    </w:p>
  </w:endnote>
  <w:endnote w:type="continuationSeparator" w:id="0">
    <w:p w:rsidR="00A1711F" w:rsidRDefault="00A171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ungsuh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6A9C" w:rsidRDefault="00A1711F">
    <w:pPr>
      <w:jc w:val="center"/>
      <w:rPr>
        <w:color w:val="999999"/>
      </w:rPr>
    </w:pPr>
    <w:r>
      <w:rPr>
        <w:color w:val="999999"/>
      </w:rPr>
      <w:t>Москва,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711F" w:rsidRDefault="00A1711F">
      <w:pPr>
        <w:spacing w:line="240" w:lineRule="auto"/>
      </w:pPr>
      <w:r>
        <w:separator/>
      </w:r>
    </w:p>
  </w:footnote>
  <w:footnote w:type="continuationSeparator" w:id="0">
    <w:p w:rsidR="00A1711F" w:rsidRDefault="00A171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BB7DD9"/>
    <w:multiLevelType w:val="hybridMultilevel"/>
    <w:tmpl w:val="437C4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FF2491"/>
    <w:multiLevelType w:val="multilevel"/>
    <w:tmpl w:val="146CDE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/>
        <w:sz w:val="28"/>
        <w:szCs w:val="28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eastAsia="Noto Sans Symbols" w:hAnsi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eastAsia="Noto Sans Symbols" w:hAnsi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u w:val="none"/>
      </w:rPr>
    </w:lvl>
  </w:abstractNum>
  <w:abstractNum w:abstractNumId="2">
    <w:nsid w:val="75B43A27"/>
    <w:multiLevelType w:val="hybridMultilevel"/>
    <w:tmpl w:val="61EE8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CC20C4"/>
    <w:multiLevelType w:val="hybridMultilevel"/>
    <w:tmpl w:val="90045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Михаил Соловьев">
    <w15:presenceInfo w15:providerId="Windows Live" w15:userId="4f4247e98ec7c2f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A9C"/>
    <w:rsid w:val="00083C84"/>
    <w:rsid w:val="00131E71"/>
    <w:rsid w:val="00181710"/>
    <w:rsid w:val="00193D07"/>
    <w:rsid w:val="001D1F07"/>
    <w:rsid w:val="001D3CA9"/>
    <w:rsid w:val="002178C5"/>
    <w:rsid w:val="00346A9C"/>
    <w:rsid w:val="003A1CC6"/>
    <w:rsid w:val="003B2889"/>
    <w:rsid w:val="003C2532"/>
    <w:rsid w:val="003E202A"/>
    <w:rsid w:val="00403B44"/>
    <w:rsid w:val="00593031"/>
    <w:rsid w:val="005B747C"/>
    <w:rsid w:val="00604CE4"/>
    <w:rsid w:val="00725803"/>
    <w:rsid w:val="00757F82"/>
    <w:rsid w:val="00777B17"/>
    <w:rsid w:val="00785076"/>
    <w:rsid w:val="008043A6"/>
    <w:rsid w:val="00825342"/>
    <w:rsid w:val="00885511"/>
    <w:rsid w:val="008F68E0"/>
    <w:rsid w:val="009478C5"/>
    <w:rsid w:val="009B09A8"/>
    <w:rsid w:val="009F578F"/>
    <w:rsid w:val="00A1711F"/>
    <w:rsid w:val="00B44763"/>
    <w:rsid w:val="00C918E6"/>
    <w:rsid w:val="00CF51AE"/>
    <w:rsid w:val="00DB0A9A"/>
    <w:rsid w:val="00DC65E3"/>
    <w:rsid w:val="00E6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2A84561-5CD2-44AC-8C49-245985B61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400" w:after="120" w:line="240" w:lineRule="auto"/>
      <w:outlineLvl w:val="0"/>
    </w:pPr>
    <w:rPr>
      <w:color w:val="000000"/>
      <w:sz w:val="40"/>
      <w:szCs w:val="40"/>
    </w:rPr>
  </w:style>
  <w:style w:type="paragraph" w:styleId="2">
    <w:name w:val="heading 2"/>
    <w:basedOn w:val="a"/>
    <w:next w:val="a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360" w:after="120" w:line="240" w:lineRule="auto"/>
      <w:outlineLvl w:val="1"/>
    </w:pPr>
    <w:rPr>
      <w:color w:val="000000"/>
      <w:sz w:val="32"/>
      <w:szCs w:val="32"/>
    </w:rPr>
  </w:style>
  <w:style w:type="paragraph" w:styleId="3">
    <w:name w:val="heading 3"/>
    <w:basedOn w:val="a"/>
    <w:next w:val="a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60" w:line="240" w:lineRule="auto"/>
    </w:pPr>
    <w:rPr>
      <w:color w:val="000000"/>
      <w:sz w:val="52"/>
      <w:szCs w:val="52"/>
    </w:rPr>
  </w:style>
  <w:style w:type="paragraph" w:styleId="a4">
    <w:name w:val="Subtitle"/>
    <w:basedOn w:val="a"/>
    <w:next w:val="a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403B44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9478C5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2178C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2178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13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16</Pages>
  <Words>1662</Words>
  <Characters>9475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 Соловьев</dc:creator>
  <cp:lastModifiedBy>Михаил Соловьев</cp:lastModifiedBy>
  <cp:revision>12</cp:revision>
  <dcterms:created xsi:type="dcterms:W3CDTF">2020-05-20T21:15:00Z</dcterms:created>
  <dcterms:modified xsi:type="dcterms:W3CDTF">2020-05-20T23:30:00Z</dcterms:modified>
</cp:coreProperties>
</file>